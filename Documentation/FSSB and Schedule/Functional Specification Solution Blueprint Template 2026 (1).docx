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BD2F" w14:textId="554B70C0" w:rsidR="00E2013F" w:rsidRPr="006B3CE1" w:rsidRDefault="00E2013F" w:rsidP="00E2013F">
      <w:pPr>
        <w:spacing w:before="180" w:after="120"/>
        <w:jc w:val="center"/>
        <w:rPr>
          <w:del w:id="0" w:author="Mathole, Lethabo, (Mr) (s228346975)" w:date="2026-05-04T12:54:00Z"/>
          <w:b/>
          <w:i/>
          <w:iCs/>
          <w:color w:val="C00000"/>
          <w:sz w:val="40"/>
          <w:szCs w:val="28"/>
          <w:u w:val="single"/>
        </w:rPr>
      </w:pPr>
      <w:del w:id="1" w:author="Mathole, Lethabo, (Mr) (s228346975)" w:date="2026-05-04T12:54:00Z">
        <w:r w:rsidRPr="006B3CE1">
          <w:rPr>
            <w:b/>
            <w:i/>
            <w:iCs/>
            <w:color w:val="C00000"/>
            <w:sz w:val="40"/>
            <w:szCs w:val="28"/>
            <w:u w:val="single"/>
          </w:rPr>
          <w:delText>DELETE THIS PAGE BEFORE SUBMISSION</w:delText>
        </w:r>
      </w:del>
    </w:p>
    <w:p w14:paraId="7015AB0F" w14:textId="77777777" w:rsidR="00E2013F" w:rsidRDefault="00E2013F" w:rsidP="00E2013F">
      <w:pPr>
        <w:pStyle w:val="Instructions"/>
        <w:spacing w:after="120"/>
        <w:jc w:val="both"/>
        <w:rPr>
          <w:del w:id="2" w:author="Mathole, Lethabo, (Mr) (s228346975)" w:date="2026-05-04T12:54:00Z"/>
          <w:color w:val="162F33" w:themeColor="text2"/>
          <w:sz w:val="20"/>
        </w:rPr>
      </w:pPr>
    </w:p>
    <w:p w14:paraId="73D95F52" w14:textId="65185A8F" w:rsidR="006B3CE1" w:rsidRPr="006B3CE1" w:rsidRDefault="006B3CE1" w:rsidP="006B3CE1">
      <w:pPr>
        <w:pStyle w:val="Instructions"/>
        <w:spacing w:after="120"/>
        <w:jc w:val="center"/>
        <w:rPr>
          <w:del w:id="3" w:author="Mathole, Lethabo, (Mr) (s228346975)" w:date="2026-05-04T12:54:00Z"/>
          <w:b/>
          <w:i w:val="0"/>
          <w:iCs/>
          <w:color w:val="162F33" w:themeColor="text2"/>
          <w:sz w:val="28"/>
          <w:szCs w:val="28"/>
          <w:u w:val="single"/>
        </w:rPr>
      </w:pPr>
      <w:del w:id="4" w:author="Mathole, Lethabo, (Mr) (s228346975)" w:date="2026-05-04T12:54:00Z">
        <w:r w:rsidRPr="006B3CE1">
          <w:rPr>
            <w:b/>
            <w:i w:val="0"/>
            <w:iCs/>
            <w:color w:val="162F33" w:themeColor="text2"/>
            <w:sz w:val="28"/>
            <w:szCs w:val="28"/>
            <w:u w:val="single"/>
          </w:rPr>
          <w:delText>Notes to the Dev Crew</w:delText>
        </w:r>
      </w:del>
    </w:p>
    <w:p w14:paraId="72571882" w14:textId="77777777" w:rsidR="006B3CE1" w:rsidRDefault="006B3CE1" w:rsidP="006B3CE1">
      <w:pPr>
        <w:pStyle w:val="Instructions"/>
        <w:spacing w:after="120"/>
        <w:jc w:val="center"/>
        <w:rPr>
          <w:del w:id="5" w:author="Mathole, Lethabo, (Mr) (s228346975)" w:date="2026-05-04T12:54:00Z"/>
          <w:i w:val="0"/>
          <w:color w:val="162F33" w:themeColor="text2"/>
          <w:sz w:val="20"/>
        </w:rPr>
      </w:pPr>
    </w:p>
    <w:p w14:paraId="7D9C79E2" w14:textId="449037C4" w:rsidR="00E2013F" w:rsidRPr="006B3CE1" w:rsidRDefault="00E2013F" w:rsidP="006B3CE1">
      <w:pPr>
        <w:pStyle w:val="Instructions"/>
        <w:spacing w:after="120"/>
        <w:jc w:val="both"/>
        <w:rPr>
          <w:del w:id="6" w:author="Mathole, Lethabo, (Mr) (s228346975)" w:date="2026-05-04T12:54:00Z"/>
          <w:i w:val="0"/>
          <w:color w:val="162F33" w:themeColor="text2"/>
        </w:rPr>
      </w:pPr>
      <w:del w:id="7" w:author="Mathole, Lethabo, (Mr) (s228346975)" w:date="2026-05-04T12:54:00Z">
        <w:r w:rsidRPr="006B3CE1">
          <w:rPr>
            <w:i w:val="0"/>
            <w:color w:val="162F33" w:themeColor="text2"/>
          </w:rPr>
          <w:delText xml:space="preserve">This is a template for </w:delText>
        </w:r>
        <w:r w:rsidRPr="00706E1D">
          <w:rPr>
            <w:bCs/>
            <w:i w:val="0"/>
            <w:color w:val="162F33" w:themeColor="text2"/>
          </w:rPr>
          <w:delText>the</w:delText>
        </w:r>
        <w:r w:rsidRPr="00706E1D">
          <w:rPr>
            <w:b/>
            <w:i w:val="0"/>
            <w:color w:val="162F33" w:themeColor="text2"/>
          </w:rPr>
          <w:delText xml:space="preserve"> </w:delText>
        </w:r>
        <w:r w:rsidR="00706E1D" w:rsidRPr="00706E1D">
          <w:rPr>
            <w:b/>
            <w:i w:val="0"/>
            <w:color w:val="162F33" w:themeColor="text2"/>
          </w:rPr>
          <w:delText xml:space="preserve">Functional Specification &amp; Solution Blueprint </w:delText>
        </w:r>
        <w:r w:rsidRPr="006B3CE1">
          <w:rPr>
            <w:i w:val="0"/>
            <w:color w:val="162F33" w:themeColor="text2"/>
          </w:rPr>
          <w:delText>for your project with explanatory notes included.</w:delText>
        </w:r>
      </w:del>
    </w:p>
    <w:p w14:paraId="76FCC630" w14:textId="77777777" w:rsidR="00E2013F" w:rsidRPr="006B3CE1" w:rsidRDefault="00E2013F" w:rsidP="006B3CE1">
      <w:pPr>
        <w:pStyle w:val="Instructions"/>
        <w:jc w:val="both"/>
        <w:rPr>
          <w:del w:id="8" w:author="Mathole, Lethabo, (Mr) (s228346975)" w:date="2026-05-04T12:54:00Z"/>
          <w:color w:val="162F33" w:themeColor="text2"/>
        </w:rPr>
      </w:pPr>
    </w:p>
    <w:p w14:paraId="5A4C1FA3" w14:textId="77777777" w:rsidR="00E2013F" w:rsidRPr="006B3CE1" w:rsidRDefault="00E2013F" w:rsidP="006B3CE1">
      <w:pPr>
        <w:pStyle w:val="Instructions"/>
        <w:jc w:val="both"/>
        <w:rPr>
          <w:del w:id="9" w:author="Mathole, Lethabo, (Mr) (s228346975)" w:date="2026-05-04T12:54:00Z"/>
          <w:b/>
          <w:i w:val="0"/>
          <w:color w:val="162F33" w:themeColor="text2"/>
        </w:rPr>
      </w:pPr>
      <w:del w:id="10" w:author="Mathole, Lethabo, (Mr) (s228346975)" w:date="2026-05-04T12:54:00Z">
        <w:r w:rsidRPr="006B3CE1">
          <w:rPr>
            <w:b/>
            <w:i w:val="0"/>
            <w:color w:val="162F33" w:themeColor="text2"/>
          </w:rPr>
          <w:delText>When using this template, the following steps are recommended:</w:delText>
        </w:r>
      </w:del>
    </w:p>
    <w:p w14:paraId="3566A853" w14:textId="30AB4C7B" w:rsidR="00E2013F" w:rsidRPr="006B3CE1" w:rsidRDefault="00E2013F" w:rsidP="006B3CE1">
      <w:pPr>
        <w:pStyle w:val="Instructions"/>
        <w:numPr>
          <w:ilvl w:val="0"/>
          <w:numId w:val="3"/>
        </w:numPr>
        <w:tabs>
          <w:tab w:val="clear" w:pos="720"/>
          <w:tab w:val="num" w:pos="360"/>
        </w:tabs>
        <w:spacing w:after="120"/>
        <w:ind w:left="360"/>
        <w:jc w:val="both"/>
        <w:rPr>
          <w:del w:id="11" w:author="Mathole, Lethabo, (Mr) (s228346975)" w:date="2026-05-04T12:54:00Z"/>
          <w:i w:val="0"/>
          <w:color w:val="162F33" w:themeColor="text2"/>
        </w:rPr>
      </w:pPr>
      <w:del w:id="12" w:author="Mathole, Lethabo, (Mr) (s228346975)" w:date="2026-05-04T12:54:00Z">
        <w:r w:rsidRPr="006B3CE1">
          <w:rPr>
            <w:i w:val="0"/>
            <w:color w:val="162F33" w:themeColor="text2"/>
          </w:rPr>
          <w:delText>Replace all text enclosed in angle brackets (e.g., &lt;</w:delText>
        </w:r>
        <w:r w:rsidR="00706E1D">
          <w:rPr>
            <w:i w:val="0"/>
            <w:color w:val="162F33" w:themeColor="text2"/>
          </w:rPr>
          <w:delText>Crew</w:delText>
        </w:r>
        <w:r w:rsidRPr="006B3CE1">
          <w:rPr>
            <w:i w:val="0"/>
            <w:color w:val="162F33" w:themeColor="text2"/>
          </w:rPr>
          <w:delText xml:space="preserve"> Name&gt;) with the correct values. These angle brackets appear either in the body of the document or in headers and footers. </w:delText>
        </w:r>
      </w:del>
    </w:p>
    <w:p w14:paraId="3E545883" w14:textId="77777777" w:rsidR="00E2013F" w:rsidRPr="006B3CE1" w:rsidRDefault="00E2013F" w:rsidP="006B3CE1">
      <w:pPr>
        <w:pStyle w:val="Instructions"/>
        <w:numPr>
          <w:ilvl w:val="0"/>
          <w:numId w:val="3"/>
        </w:numPr>
        <w:tabs>
          <w:tab w:val="clear" w:pos="720"/>
          <w:tab w:val="num" w:pos="360"/>
        </w:tabs>
        <w:spacing w:after="120"/>
        <w:ind w:left="360"/>
        <w:jc w:val="both"/>
        <w:rPr>
          <w:del w:id="13" w:author="Mathole, Lethabo, (Mr) (s228346975)" w:date="2026-05-04T12:54:00Z"/>
          <w:i w:val="0"/>
          <w:color w:val="162F33" w:themeColor="text2"/>
        </w:rPr>
      </w:pPr>
      <w:del w:id="14" w:author="Mathole, Lethabo, (Mr) (s228346975)" w:date="2026-05-04T12:54:00Z">
        <w:r w:rsidRPr="006B3CE1">
          <w:rPr>
            <w:i w:val="0"/>
            <w:color w:val="162F33" w:themeColor="text2"/>
          </w:rPr>
          <w:delText>To update the Table of Contents, right-click on it and select “Update field” and choose the option - “Update entire table”.</w:delText>
        </w:r>
      </w:del>
    </w:p>
    <w:p w14:paraId="44D463B2" w14:textId="2FD4AC1C" w:rsidR="00E2013F" w:rsidRDefault="00E2013F" w:rsidP="006B3CE1">
      <w:pPr>
        <w:pStyle w:val="Instructions"/>
        <w:numPr>
          <w:ilvl w:val="0"/>
          <w:numId w:val="3"/>
        </w:numPr>
        <w:tabs>
          <w:tab w:val="clear" w:pos="720"/>
          <w:tab w:val="num" w:pos="360"/>
        </w:tabs>
        <w:spacing w:after="120"/>
        <w:ind w:left="360"/>
        <w:jc w:val="both"/>
        <w:rPr>
          <w:del w:id="15" w:author="Mathole, Lethabo, (Mr) (s228346975)" w:date="2026-05-04T12:54:00Z"/>
          <w:i w:val="0"/>
          <w:color w:val="162F33" w:themeColor="text2"/>
        </w:rPr>
      </w:pPr>
      <w:del w:id="16" w:author="Mathole, Lethabo, (Mr) (s228346975)" w:date="2026-05-04T12:54:00Z">
        <w:r w:rsidRPr="006B3CE1">
          <w:rPr>
            <w:i w:val="0"/>
            <w:color w:val="162F33" w:themeColor="text2"/>
          </w:rPr>
          <w:delText>Go to the Review tab; make sure Display for Review is set to “Original”.</w:delText>
        </w:r>
      </w:del>
    </w:p>
    <w:p w14:paraId="0231F2A8" w14:textId="77777777" w:rsidR="00706E1D" w:rsidRPr="006B3CE1" w:rsidRDefault="00706E1D" w:rsidP="00706E1D">
      <w:pPr>
        <w:pStyle w:val="Instructions"/>
        <w:spacing w:after="120"/>
        <w:ind w:left="360"/>
        <w:jc w:val="both"/>
        <w:rPr>
          <w:del w:id="17" w:author="Mathole, Lethabo, (Mr) (s228346975)" w:date="2026-05-04T12:54:00Z"/>
          <w:i w:val="0"/>
          <w:color w:val="162F33" w:themeColor="text2"/>
        </w:rPr>
      </w:pPr>
    </w:p>
    <w:p w14:paraId="23016FCB" w14:textId="4109CB9A" w:rsidR="00E2013F" w:rsidRPr="006B3CE1" w:rsidRDefault="00706E1D" w:rsidP="006B3CE1">
      <w:pPr>
        <w:pStyle w:val="Instructions"/>
        <w:spacing w:after="120"/>
        <w:jc w:val="center"/>
        <w:rPr>
          <w:del w:id="18" w:author="Mathole, Lethabo, (Mr) (s228346975)" w:date="2026-05-04T12:54:00Z"/>
          <w:i w:val="0"/>
          <w:color w:val="162F33" w:themeColor="text2"/>
        </w:rPr>
      </w:pPr>
      <w:del w:id="19" w:author="Mathole, Lethabo, (Mr) (s228346975)" w:date="2026-05-04T12:54:00Z">
        <w:r w:rsidRPr="00706E1D">
          <w:rPr>
            <w:noProof/>
            <w:color w:val="162F33" w:themeColor="text2"/>
          </w:rPr>
          <w:drawing>
            <wp:inline distT="0" distB="0" distL="0" distR="0" wp14:anchorId="0D07D28D" wp14:editId="40AD767C">
              <wp:extent cx="2425105" cy="152004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5105" cy="1520042"/>
                      </a:xfrm>
                      <a:prstGeom prst="rect">
                        <a:avLst/>
                      </a:prstGeom>
                    </pic:spPr>
                  </pic:pic>
                </a:graphicData>
              </a:graphic>
            </wp:inline>
          </w:drawing>
        </w:r>
      </w:del>
    </w:p>
    <w:p w14:paraId="092A8735" w14:textId="77777777" w:rsidR="00E2013F" w:rsidRPr="006B3CE1" w:rsidRDefault="00E2013F" w:rsidP="006B3CE1">
      <w:pPr>
        <w:jc w:val="both"/>
        <w:rPr>
          <w:del w:id="20" w:author="Mathole, Lethabo, (Mr) (s228346975)" w:date="2026-05-04T12:54:00Z"/>
          <w:sz w:val="24"/>
        </w:rPr>
      </w:pPr>
    </w:p>
    <w:p w14:paraId="3F91A22B" w14:textId="062FD9E0" w:rsidR="00E2013F" w:rsidRPr="006B3CE1" w:rsidRDefault="00E2013F" w:rsidP="006B3CE1">
      <w:pPr>
        <w:pStyle w:val="Instructions"/>
        <w:numPr>
          <w:ilvl w:val="0"/>
          <w:numId w:val="3"/>
        </w:numPr>
        <w:tabs>
          <w:tab w:val="clear" w:pos="720"/>
          <w:tab w:val="num" w:pos="360"/>
        </w:tabs>
        <w:spacing w:after="120"/>
        <w:ind w:left="360"/>
        <w:jc w:val="both"/>
        <w:rPr>
          <w:del w:id="21" w:author="Mathole, Lethabo, (Mr) (s228346975)" w:date="2026-05-04T12:54:00Z"/>
          <w:i w:val="0"/>
          <w:color w:val="162F33" w:themeColor="text2"/>
        </w:rPr>
      </w:pPr>
      <w:del w:id="22" w:author="Mathole, Lethabo, (Mr) (s228346975)" w:date="2026-05-04T12:54:00Z">
        <w:r w:rsidRPr="006B3CE1">
          <w:rPr>
            <w:i w:val="0"/>
            <w:color w:val="162F33" w:themeColor="text2"/>
          </w:rPr>
          <w:delText xml:space="preserve">Before submission of this document, delete this section “Notes to the </w:delText>
        </w:r>
        <w:r w:rsidR="006B3CE1">
          <w:rPr>
            <w:i w:val="0"/>
            <w:color w:val="162F33" w:themeColor="text2"/>
          </w:rPr>
          <w:delText>Dev Crew</w:delText>
        </w:r>
        <w:r w:rsidRPr="006B3CE1">
          <w:rPr>
            <w:i w:val="0"/>
            <w:color w:val="162F33" w:themeColor="text2"/>
          </w:rPr>
          <w:delText>”.</w:delText>
        </w:r>
      </w:del>
    </w:p>
    <w:p w14:paraId="51072203" w14:textId="5D36228C" w:rsidR="00E2013F" w:rsidRPr="00553896" w:rsidRDefault="00E2013F" w:rsidP="006B3CE1">
      <w:pPr>
        <w:pStyle w:val="Instructions"/>
        <w:numPr>
          <w:ilvl w:val="0"/>
          <w:numId w:val="3"/>
        </w:numPr>
        <w:tabs>
          <w:tab w:val="clear" w:pos="720"/>
          <w:tab w:val="num" w:pos="360"/>
        </w:tabs>
        <w:spacing w:after="120"/>
        <w:ind w:left="360"/>
        <w:jc w:val="both"/>
        <w:rPr>
          <w:del w:id="23" w:author="Mathole, Lethabo, (Mr) (s228346975)" w:date="2026-05-04T12:53:00Z"/>
          <w:color w:val="162F33" w:themeColor="text2"/>
        </w:rPr>
      </w:pPr>
      <w:del w:id="24" w:author="Mathole, Lethabo, (Mr) (s228346975)" w:date="2026-05-04T12:54:00Z">
        <w:r w:rsidRPr="006B3CE1">
          <w:rPr>
            <w:i w:val="0"/>
            <w:color w:val="162F33" w:themeColor="text2"/>
          </w:rPr>
          <w:delText xml:space="preserve">Save the document as a pdf </w:delText>
        </w:r>
      </w:del>
      <w:del w:id="25" w:author="Mathole, Lethabo, (Mr) (s228346975)" w:date="2026-05-04T12:53:00Z">
        <w:r w:rsidRPr="006B3CE1">
          <w:rPr>
            <w:i w:val="0"/>
            <w:color w:val="162F33" w:themeColor="text2"/>
          </w:rPr>
          <w:delText>file with the following name FS</w:delText>
        </w:r>
        <w:r w:rsidR="00706E1D">
          <w:rPr>
            <w:i w:val="0"/>
            <w:color w:val="162F33" w:themeColor="text2"/>
          </w:rPr>
          <w:delText>SB</w:delText>
        </w:r>
        <w:r w:rsidRPr="006B3CE1">
          <w:rPr>
            <w:i w:val="0"/>
            <w:color w:val="162F33" w:themeColor="text2"/>
          </w:rPr>
          <w:delText>_&lt;</w:delText>
        </w:r>
        <w:r w:rsidR="006B3CE1" w:rsidRPr="006B3CE1">
          <w:rPr>
            <w:b/>
            <w:i w:val="0"/>
            <w:color w:val="162F33" w:themeColor="text2"/>
          </w:rPr>
          <w:delText>Crew</w:delText>
        </w:r>
        <w:r w:rsidRPr="006B3CE1">
          <w:rPr>
            <w:b/>
            <w:i w:val="0"/>
            <w:color w:val="162F33" w:themeColor="text2"/>
          </w:rPr>
          <w:delText>Name&gt;.pdf</w:delText>
        </w:r>
      </w:del>
    </w:p>
    <w:p w14:paraId="77D71534" w14:textId="77777777" w:rsidR="00D4174B" w:rsidRPr="006B3CE1" w:rsidRDefault="00D4174B" w:rsidP="00553896">
      <w:pPr>
        <w:pStyle w:val="Instructions"/>
        <w:numPr>
          <w:ilvl w:val="0"/>
          <w:numId w:val="3"/>
        </w:numPr>
        <w:tabs>
          <w:tab w:val="clear" w:pos="720"/>
          <w:tab w:val="num" w:pos="360"/>
        </w:tabs>
        <w:spacing w:after="120"/>
        <w:ind w:left="360"/>
        <w:jc w:val="both"/>
        <w:rPr>
          <w:color w:val="162F33" w:themeColor="text2"/>
        </w:rPr>
      </w:pPr>
      <w:del w:id="26" w:author="Mathole, Lethabo, (Mr) (s228346975)" w:date="2026-05-04T12:53:00Z">
        <w:r w:rsidRPr="00553896">
          <w:rPr>
            <w:color w:val="162F33" w:themeColor="text2"/>
          </w:rPr>
          <w:br w:type="page"/>
        </w:r>
      </w:del>
    </w:p>
    <w:p w14:paraId="5074B6CE" w14:textId="3D61FF7A" w:rsidR="003E4B39" w:rsidRPr="006726C7" w:rsidRDefault="00706E1D" w:rsidP="006B3CE1">
      <w:pPr>
        <w:pStyle w:val="TitleCover"/>
        <w:pBdr>
          <w:top w:val="none" w:sz="0" w:space="0" w:color="auto"/>
        </w:pBdr>
        <w:spacing w:before="0" w:after="0" w:line="240" w:lineRule="auto"/>
        <w:rPr>
          <w:rFonts w:ascii="Calibri" w:hAnsi="Calibri" w:cs="Times New Roman"/>
          <w:color w:val="37757F" w:themeColor="text2" w:themeTint="BF"/>
          <w:spacing w:val="0"/>
          <w:kern w:val="0"/>
          <w:sz w:val="52"/>
          <w:szCs w:val="28"/>
        </w:rPr>
      </w:pPr>
      <w:r>
        <w:rPr>
          <w:rFonts w:ascii="Calibri" w:hAnsi="Calibri" w:cs="Times New Roman"/>
          <w:noProof/>
          <w:color w:val="37757F" w:themeColor="text2" w:themeTint="BF"/>
          <w:spacing w:val="0"/>
          <w:kern w:val="0"/>
          <w:sz w:val="52"/>
          <w:szCs w:val="28"/>
        </w:rPr>
        <w:drawing>
          <wp:anchor distT="0" distB="0" distL="114300" distR="114300" simplePos="0" relativeHeight="251658240" behindDoc="0" locked="0" layoutInCell="1" allowOverlap="1" wp14:anchorId="16292732" wp14:editId="09C0BE54">
            <wp:simplePos x="0" y="0"/>
            <wp:positionH relativeFrom="margin">
              <wp:align>left</wp:align>
            </wp:positionH>
            <wp:positionV relativeFrom="paragraph">
              <wp:posOffset>17458</wp:posOffset>
            </wp:positionV>
            <wp:extent cx="2331720" cy="1104265"/>
            <wp:effectExtent l="0" t="0" r="0" b="635"/>
            <wp:wrapSquare wrapText="bothSides"/>
            <wp:docPr id="2" name="Picture 2" descr="A logo with a circl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circle and a circ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31720" cy="1104265"/>
                    </a:xfrm>
                    <a:prstGeom prst="rect">
                      <a:avLst/>
                    </a:prstGeom>
                  </pic:spPr>
                </pic:pic>
              </a:graphicData>
            </a:graphic>
            <wp14:sizeRelH relativeFrom="margin">
              <wp14:pctWidth>0</wp14:pctWidth>
            </wp14:sizeRelH>
            <wp14:sizeRelV relativeFrom="margin">
              <wp14:pctHeight>0</wp14:pctHeight>
            </wp14:sizeRelV>
          </wp:anchor>
        </w:drawing>
      </w:r>
      <w:commentRangeStart w:id="27"/>
      <w:r w:rsidR="006726C7" w:rsidRPr="006726C7">
        <w:rPr>
          <w:rFonts w:ascii="Calibri" w:hAnsi="Calibri" w:cs="Times New Roman"/>
          <w:color w:val="37757F" w:themeColor="text2" w:themeTint="BF"/>
          <w:spacing w:val="0"/>
          <w:kern w:val="0"/>
          <w:sz w:val="52"/>
          <w:szCs w:val="28"/>
        </w:rPr>
        <w:fldChar w:fldCharType="begin"/>
      </w:r>
      <w:r w:rsidR="006726C7" w:rsidRPr="006726C7">
        <w:rPr>
          <w:rFonts w:ascii="Calibri" w:hAnsi="Calibri" w:cs="Times New Roman"/>
          <w:color w:val="37757F" w:themeColor="text2" w:themeTint="BF"/>
          <w:spacing w:val="0"/>
          <w:kern w:val="0"/>
          <w:sz w:val="52"/>
          <w:szCs w:val="28"/>
        </w:rPr>
        <w:instrText xml:space="preserve"> DOCPROPERTY  Title  \* MERGEFORMAT </w:instrText>
      </w:r>
      <w:r w:rsidR="006726C7" w:rsidRPr="006726C7">
        <w:rPr>
          <w:rFonts w:ascii="Calibri" w:hAnsi="Calibri" w:cs="Times New Roman"/>
          <w:color w:val="37757F" w:themeColor="text2" w:themeTint="BF"/>
          <w:spacing w:val="0"/>
          <w:kern w:val="0"/>
          <w:sz w:val="52"/>
          <w:szCs w:val="28"/>
        </w:rPr>
        <w:fldChar w:fldCharType="separate"/>
      </w:r>
      <w:r w:rsidR="006726C7" w:rsidRPr="006726C7">
        <w:rPr>
          <w:rFonts w:ascii="Calibri" w:hAnsi="Calibri" w:cs="Times New Roman"/>
          <w:color w:val="37757F" w:themeColor="text2" w:themeTint="BF"/>
          <w:spacing w:val="0"/>
          <w:kern w:val="0"/>
          <w:sz w:val="52"/>
          <w:szCs w:val="28"/>
        </w:rPr>
        <w:t xml:space="preserve">Functional Specification </w:t>
      </w:r>
      <w:r>
        <w:rPr>
          <w:rFonts w:ascii="Calibri" w:hAnsi="Calibri" w:cs="Times New Roman"/>
          <w:color w:val="37757F" w:themeColor="text2" w:themeTint="BF"/>
          <w:spacing w:val="0"/>
          <w:kern w:val="0"/>
          <w:sz w:val="52"/>
          <w:szCs w:val="28"/>
        </w:rPr>
        <w:t>&amp; Solution Blueprint</w:t>
      </w:r>
      <w:r w:rsidR="006726C7" w:rsidRPr="006726C7">
        <w:rPr>
          <w:rFonts w:ascii="Calibri" w:hAnsi="Calibri" w:cs="Times New Roman"/>
          <w:color w:val="37757F" w:themeColor="text2" w:themeTint="BF"/>
          <w:spacing w:val="0"/>
          <w:kern w:val="0"/>
          <w:sz w:val="52"/>
          <w:szCs w:val="28"/>
        </w:rPr>
        <w:fldChar w:fldCharType="end"/>
      </w:r>
      <w:commentRangeEnd w:id="27"/>
      <w:r w:rsidR="006726C7" w:rsidRPr="006726C7">
        <w:rPr>
          <w:rStyle w:val="CommentReference"/>
          <w:rFonts w:ascii="Calibri" w:hAnsi="Calibri" w:cs="Times New Roman"/>
          <w:color w:val="37757F" w:themeColor="text2" w:themeTint="BF"/>
          <w:spacing w:val="0"/>
          <w:kern w:val="0"/>
          <w:sz w:val="52"/>
          <w:szCs w:val="28"/>
        </w:rPr>
        <w:commentReference w:id="27"/>
      </w:r>
    </w:p>
    <w:p w14:paraId="1892E56E" w14:textId="04F438C5" w:rsidR="003E4B39" w:rsidRDefault="00A138AB" w:rsidP="006B3CE1">
      <w:pPr>
        <w:pStyle w:val="TitleCover"/>
        <w:pBdr>
          <w:top w:val="none" w:sz="0" w:space="0" w:color="auto"/>
        </w:pBdr>
        <w:spacing w:before="0" w:after="0"/>
        <w:rPr>
          <w:rFonts w:ascii="Arial" w:hAnsi="Arial" w:cs="Times New Roman"/>
          <w:color w:val="000000" w:themeColor="text1"/>
          <w:spacing w:val="0"/>
          <w:kern w:val="0"/>
          <w:sz w:val="28"/>
          <w:lang w:val="en-GB"/>
        </w:rPr>
      </w:pPr>
      <w:r w:rsidRPr="00A138AB">
        <w:rPr>
          <w:rFonts w:ascii="Arial" w:hAnsi="Arial" w:cs="Times New Roman"/>
          <w:color w:val="000000" w:themeColor="text1"/>
          <w:spacing w:val="0"/>
          <w:kern w:val="0"/>
          <w:sz w:val="28"/>
          <w:lang w:val="en-GB"/>
        </w:rPr>
        <w:t>April 202</w:t>
      </w:r>
      <w:r w:rsidR="00706E1D">
        <w:rPr>
          <w:rFonts w:ascii="Arial" w:hAnsi="Arial" w:cs="Times New Roman"/>
          <w:color w:val="000000" w:themeColor="text1"/>
          <w:spacing w:val="0"/>
          <w:kern w:val="0"/>
          <w:sz w:val="28"/>
          <w:lang w:val="en-GB"/>
        </w:rPr>
        <w:t>6</w:t>
      </w:r>
    </w:p>
    <w:p w14:paraId="04D944E9" w14:textId="77777777" w:rsidR="006B3CE1" w:rsidRPr="006B3CE1" w:rsidRDefault="006B3CE1" w:rsidP="006B3CE1">
      <w:pPr>
        <w:rPr>
          <w:lang w:val="en-GB"/>
        </w:rPr>
      </w:pPr>
    </w:p>
    <w:p w14:paraId="6357B783" w14:textId="38F0FC67" w:rsidR="003E4B39" w:rsidRDefault="003E4B39" w:rsidP="003E4B39">
      <w:pPr>
        <w:pStyle w:val="TitleCover"/>
        <w:pBdr>
          <w:top w:val="single" w:sz="48" w:space="23" w:color="auto"/>
        </w:pBdr>
        <w:spacing w:before="0" w:after="0"/>
        <w:rPr>
          <w:rFonts w:ascii="Calibri" w:hAnsi="Calibri" w:cs="Times New Roman"/>
          <w:color w:val="7A855D" w:themeColor="accent5"/>
          <w:spacing w:val="0"/>
          <w:kern w:val="0"/>
          <w:sz w:val="44"/>
          <w:szCs w:val="28"/>
        </w:rPr>
      </w:pPr>
    </w:p>
    <w:p w14:paraId="100FBD0F" w14:textId="46D4A06C" w:rsidR="00A138AB" w:rsidRDefault="00A138AB" w:rsidP="00A138AB"/>
    <w:p w14:paraId="661B1D02" w14:textId="3934C465" w:rsidR="00A138AB" w:rsidRDefault="00A138AB" w:rsidP="00A138AB"/>
    <w:p w14:paraId="4600F763" w14:textId="77777777" w:rsidR="00706E1D" w:rsidRDefault="00706E1D" w:rsidP="00A138AB"/>
    <w:p w14:paraId="04F84208" w14:textId="77777777" w:rsidR="00706E1D" w:rsidRDefault="00706E1D" w:rsidP="00A138AB"/>
    <w:p w14:paraId="6C3FA94A" w14:textId="77777777" w:rsidR="00706E1D" w:rsidRDefault="00706E1D" w:rsidP="00A138AB"/>
    <w:p w14:paraId="18F5C105" w14:textId="77777777" w:rsidR="00706E1D" w:rsidRDefault="00706E1D" w:rsidP="00A138AB"/>
    <w:p w14:paraId="385F3B65" w14:textId="38767054" w:rsidR="00A138AB" w:rsidRDefault="00A138AB" w:rsidP="00A138AB"/>
    <w:p w14:paraId="32C009CD" w14:textId="0C44DBA9" w:rsidR="00A138AB" w:rsidRDefault="00A138AB" w:rsidP="00A138AB"/>
    <w:p w14:paraId="48ABA23C" w14:textId="7B7BA857" w:rsidR="00A138AB" w:rsidRDefault="00A138AB" w:rsidP="006B3CE1"/>
    <w:p w14:paraId="51F61BEC" w14:textId="77777777" w:rsidR="00A138AB" w:rsidRPr="00A138AB" w:rsidRDefault="00A138AB" w:rsidP="006B3CE1"/>
    <w:p w14:paraId="626340BE" w14:textId="6AFFDDD0" w:rsidR="005A3E7B" w:rsidRPr="006B3CE1" w:rsidRDefault="005A3E7B" w:rsidP="006B3CE1">
      <w:pPr>
        <w:pStyle w:val="Title"/>
        <w:rPr>
          <w:rFonts w:ascii="Calibri" w:hAnsi="Calibri"/>
          <w:b w:val="0"/>
          <w:color w:val="37757F" w:themeColor="text2" w:themeTint="BF"/>
          <w:sz w:val="56"/>
          <w:szCs w:val="28"/>
          <w:lang w:val="en-US"/>
        </w:rPr>
      </w:pPr>
      <w:r w:rsidRPr="006B3CE1">
        <w:rPr>
          <w:rFonts w:ascii="Calibri" w:hAnsi="Calibri"/>
          <w:b w:val="0"/>
          <w:color w:val="37757F" w:themeColor="text2" w:themeTint="BF"/>
          <w:sz w:val="56"/>
          <w:szCs w:val="28"/>
          <w:lang w:val="en-US"/>
        </w:rPr>
        <w:t>&lt;</w:t>
      </w:r>
      <w:r w:rsidR="00A3747C">
        <w:rPr>
          <w:rFonts w:ascii="Calibri" w:hAnsi="Calibri"/>
          <w:b w:val="0"/>
          <w:color w:val="37757F" w:themeColor="text2" w:themeTint="BF"/>
          <w:sz w:val="56"/>
          <w:szCs w:val="28"/>
          <w:lang w:val="en-US"/>
        </w:rPr>
        <w:t>BiDE – Booking &amp; Instructor Dispatch Engine</w:t>
      </w:r>
      <w:r w:rsidRPr="006B3CE1">
        <w:rPr>
          <w:rFonts w:ascii="Calibri" w:hAnsi="Calibri"/>
          <w:b w:val="0"/>
          <w:color w:val="37757F" w:themeColor="text2" w:themeTint="BF"/>
          <w:sz w:val="56"/>
          <w:szCs w:val="28"/>
          <w:lang w:val="en-US"/>
        </w:rPr>
        <w:t>&gt;</w:t>
      </w:r>
    </w:p>
    <w:p w14:paraId="14B7B33D" w14:textId="0A3A628C" w:rsidR="005A3E7B" w:rsidRDefault="005A3E7B" w:rsidP="006B3CE1">
      <w:pPr>
        <w:pStyle w:val="Title"/>
        <w:jc w:val="left"/>
        <w:rPr>
          <w:color w:val="7A855D" w:themeColor="accent5"/>
          <w:sz w:val="36"/>
          <w:szCs w:val="40"/>
        </w:rPr>
      </w:pPr>
    </w:p>
    <w:p w14:paraId="1212F383" w14:textId="7C14A222" w:rsidR="006B3CE1" w:rsidRDefault="006B3CE1" w:rsidP="006B3CE1">
      <w:pPr>
        <w:pStyle w:val="TitleCover"/>
        <w:pBdr>
          <w:top w:val="none" w:sz="0" w:space="0" w:color="auto"/>
        </w:pBdr>
        <w:spacing w:before="0" w:after="0"/>
        <w:rPr>
          <w:rFonts w:ascii="Calibri" w:hAnsi="Calibri" w:cs="Times New Roman"/>
          <w:color w:val="37757F" w:themeColor="text2" w:themeTint="BF"/>
          <w:spacing w:val="0"/>
          <w:kern w:val="0"/>
          <w:sz w:val="44"/>
          <w:szCs w:val="28"/>
        </w:rPr>
      </w:pPr>
    </w:p>
    <w:p w14:paraId="0BEEA117" w14:textId="77777777" w:rsidR="006B3CE1" w:rsidRDefault="006B3CE1" w:rsidP="006B3CE1">
      <w:pPr>
        <w:pStyle w:val="TitleCover"/>
        <w:pBdr>
          <w:top w:val="none" w:sz="0" w:space="0" w:color="auto"/>
        </w:pBdr>
        <w:spacing w:before="0" w:after="0"/>
        <w:jc w:val="right"/>
        <w:rPr>
          <w:rFonts w:ascii="Calibri" w:hAnsi="Calibri" w:cs="Times New Roman"/>
          <w:color w:val="37757F" w:themeColor="text2" w:themeTint="BF"/>
          <w:spacing w:val="0"/>
          <w:kern w:val="0"/>
          <w:sz w:val="44"/>
          <w:szCs w:val="28"/>
        </w:rPr>
      </w:pPr>
    </w:p>
    <w:p w14:paraId="7DC7ADCF" w14:textId="77777777" w:rsidR="006B3CE1" w:rsidRDefault="006B3CE1" w:rsidP="006B3CE1">
      <w:pPr>
        <w:pStyle w:val="TitleCover"/>
        <w:pBdr>
          <w:top w:val="none" w:sz="0" w:space="0" w:color="auto"/>
        </w:pBdr>
        <w:spacing w:before="0" w:after="0"/>
        <w:jc w:val="right"/>
        <w:rPr>
          <w:rFonts w:ascii="Calibri" w:hAnsi="Calibri" w:cs="Times New Roman"/>
          <w:color w:val="37757F" w:themeColor="text2" w:themeTint="BF"/>
          <w:spacing w:val="0"/>
          <w:kern w:val="0"/>
          <w:sz w:val="44"/>
          <w:szCs w:val="28"/>
        </w:rPr>
      </w:pPr>
    </w:p>
    <w:p w14:paraId="6CF66A6C" w14:textId="77777777" w:rsidR="006B3CE1" w:rsidRDefault="006B3CE1" w:rsidP="006B3CE1">
      <w:pPr>
        <w:pStyle w:val="TitleCover"/>
        <w:pBdr>
          <w:top w:val="none" w:sz="0" w:space="0" w:color="auto"/>
        </w:pBdr>
        <w:spacing w:before="0" w:after="0"/>
        <w:jc w:val="right"/>
        <w:rPr>
          <w:rFonts w:ascii="Calibri" w:hAnsi="Calibri" w:cs="Times New Roman"/>
          <w:color w:val="37757F" w:themeColor="text2" w:themeTint="BF"/>
          <w:spacing w:val="0"/>
          <w:kern w:val="0"/>
          <w:sz w:val="44"/>
          <w:szCs w:val="28"/>
        </w:rPr>
      </w:pPr>
    </w:p>
    <w:p w14:paraId="1383A81B" w14:textId="77777777" w:rsidR="000025A6" w:rsidRPr="000025A6" w:rsidRDefault="000025A6" w:rsidP="000025A6"/>
    <w:p w14:paraId="1F8C2E76" w14:textId="46952FA2" w:rsidR="005A3E7B" w:rsidRPr="00706E1D" w:rsidRDefault="006726C7" w:rsidP="00706E1D">
      <w:pPr>
        <w:pStyle w:val="TitleCover"/>
        <w:pBdr>
          <w:top w:val="none" w:sz="0" w:space="0" w:color="auto"/>
        </w:pBdr>
        <w:spacing w:before="0" w:after="0"/>
        <w:jc w:val="right"/>
        <w:rPr>
          <w:rFonts w:ascii="Calibri" w:hAnsi="Calibri" w:cs="Times New Roman"/>
          <w:color w:val="37757F" w:themeColor="text2" w:themeTint="BF"/>
          <w:spacing w:val="0"/>
          <w:kern w:val="0"/>
          <w:sz w:val="28"/>
          <w:szCs w:val="28"/>
        </w:rPr>
      </w:pPr>
      <w:r w:rsidRPr="006726C7">
        <w:rPr>
          <w:rFonts w:ascii="Calibri" w:hAnsi="Calibri" w:cs="Times New Roman"/>
          <w:color w:val="37757F" w:themeColor="text2" w:themeTint="BF"/>
          <w:spacing w:val="0"/>
          <w:kern w:val="0"/>
          <w:sz w:val="44"/>
          <w:szCs w:val="28"/>
        </w:rPr>
        <w:t>&lt;</w:t>
      </w:r>
      <w:r w:rsidR="00A3747C">
        <w:rPr>
          <w:rFonts w:ascii="Calibri" w:hAnsi="Calibri" w:cs="Times New Roman"/>
          <w:color w:val="37757F" w:themeColor="text2" w:themeTint="BF"/>
          <w:spacing w:val="0"/>
          <w:kern w:val="0"/>
          <w:sz w:val="44"/>
          <w:szCs w:val="28"/>
        </w:rPr>
        <w:t>Essential Minds</w:t>
      </w:r>
      <w:r w:rsidRPr="006726C7">
        <w:rPr>
          <w:rFonts w:ascii="Calibri" w:hAnsi="Calibri" w:cs="Times New Roman"/>
          <w:color w:val="37757F" w:themeColor="text2" w:themeTint="BF"/>
          <w:spacing w:val="0"/>
          <w:kern w:val="0"/>
          <w:sz w:val="44"/>
          <w:szCs w:val="28"/>
        </w:rPr>
        <w:t>&gt;</w:t>
      </w:r>
    </w:p>
    <w:tbl>
      <w:tblPr>
        <w:tblpPr w:leftFromText="180" w:rightFromText="180" w:vertAnchor="text" w:horzAnchor="margin" w:tblpXSpec="right" w:tblpY="547"/>
        <w:tblW w:w="4620" w:type="dxa"/>
        <w:tblLook w:val="01E0" w:firstRow="1" w:lastRow="1" w:firstColumn="1" w:lastColumn="1" w:noHBand="0" w:noVBand="0"/>
      </w:tblPr>
      <w:tblGrid>
        <w:gridCol w:w="4620"/>
      </w:tblGrid>
      <w:tr w:rsidR="005A3E7B" w:rsidRPr="006C2287" w14:paraId="478B6ED5" w14:textId="77777777" w:rsidTr="45D2EC54">
        <w:tc>
          <w:tcPr>
            <w:tcW w:w="4620" w:type="dxa"/>
            <w:shd w:val="clear" w:color="auto" w:fill="FFFFFF" w:themeFill="background1"/>
          </w:tcPr>
          <w:p w14:paraId="5FDF15F2" w14:textId="10DE5122" w:rsidR="005A3E7B" w:rsidRPr="006C2287" w:rsidRDefault="005A3E7B" w:rsidP="006B3CE1">
            <w:pPr>
              <w:spacing w:before="60" w:after="60"/>
              <w:jc w:val="right"/>
              <w:rPr>
                <w:rFonts w:ascii="Calibri" w:hAnsi="Calibri"/>
                <w:color w:val="7A855D" w:themeColor="accent5"/>
                <w:sz w:val="28"/>
                <w:szCs w:val="28"/>
              </w:rPr>
            </w:pPr>
            <w:commentRangeStart w:id="28"/>
            <w:r w:rsidRPr="006C2287">
              <w:rPr>
                <w:rFonts w:ascii="Calibri" w:hAnsi="Calibri"/>
                <w:color w:val="7A855D" w:themeColor="accent5"/>
                <w:sz w:val="28"/>
                <w:szCs w:val="28"/>
              </w:rPr>
              <w:t>&lt;</w:t>
            </w:r>
            <w:r w:rsidR="00A3747C">
              <w:rPr>
                <w:rFonts w:ascii="Calibri" w:hAnsi="Calibri"/>
                <w:color w:val="7A855D" w:themeColor="accent5"/>
                <w:sz w:val="28"/>
                <w:szCs w:val="28"/>
              </w:rPr>
              <w:t>Lethabo Mathole</w:t>
            </w:r>
            <w:r w:rsidRPr="006C2287">
              <w:rPr>
                <w:rFonts w:ascii="Calibri" w:hAnsi="Calibri"/>
                <w:color w:val="7A855D" w:themeColor="accent5"/>
                <w:sz w:val="28"/>
                <w:szCs w:val="28"/>
              </w:rPr>
              <w:t>&gt;</w:t>
            </w:r>
          </w:p>
          <w:p w14:paraId="0C59BDC8" w14:textId="39E44957" w:rsidR="005A3E7B" w:rsidRDefault="662043C4" w:rsidP="006B3CE1">
            <w:pPr>
              <w:spacing w:before="60" w:after="60"/>
              <w:jc w:val="right"/>
              <w:rPr>
                <w:rFonts w:ascii="Calibri" w:hAnsi="Calibri"/>
                <w:color w:val="7A855D" w:themeColor="accent5"/>
                <w:sz w:val="28"/>
                <w:szCs w:val="28"/>
              </w:rPr>
            </w:pPr>
            <w:r w:rsidRPr="45D2EC54">
              <w:rPr>
                <w:rFonts w:ascii="Calibri" w:hAnsi="Calibri"/>
                <w:color w:val="7A855D" w:themeColor="accent5"/>
                <w:sz w:val="28"/>
                <w:szCs w:val="28"/>
              </w:rPr>
              <w:t>&lt;</w:t>
            </w:r>
            <w:r w:rsidR="74F25A00" w:rsidRPr="45D2EC54">
              <w:rPr>
                <w:rFonts w:ascii="Calibri" w:hAnsi="Calibri"/>
                <w:color w:val="7A855D" w:themeColor="accent5"/>
                <w:sz w:val="28"/>
                <w:szCs w:val="28"/>
              </w:rPr>
              <w:t xml:space="preserve">Hlomani </w:t>
            </w:r>
            <w:r w:rsidR="7C04C57A" w:rsidRPr="45D2EC54">
              <w:rPr>
                <w:rFonts w:ascii="Calibri" w:hAnsi="Calibri"/>
                <w:color w:val="7A855D" w:themeColor="accent5"/>
                <w:sz w:val="28"/>
                <w:szCs w:val="28"/>
              </w:rPr>
              <w:t xml:space="preserve">Lloyd </w:t>
            </w:r>
            <w:r w:rsidR="74F25A00" w:rsidRPr="45D2EC54">
              <w:rPr>
                <w:rFonts w:ascii="Calibri" w:hAnsi="Calibri"/>
                <w:color w:val="7A855D" w:themeColor="accent5"/>
                <w:sz w:val="28"/>
                <w:szCs w:val="28"/>
              </w:rPr>
              <w:t>Mashimbye</w:t>
            </w:r>
            <w:r w:rsidRPr="45D2EC54">
              <w:rPr>
                <w:rFonts w:ascii="Calibri" w:hAnsi="Calibri"/>
                <w:color w:val="7A855D" w:themeColor="accent5"/>
                <w:sz w:val="28"/>
                <w:szCs w:val="28"/>
              </w:rPr>
              <w:t>&gt;</w:t>
            </w:r>
          </w:p>
          <w:p w14:paraId="52BA4F35" w14:textId="75900876" w:rsidR="00706E1D" w:rsidRPr="006C2287" w:rsidRDefault="00706E1D" w:rsidP="00706E1D">
            <w:pPr>
              <w:spacing w:before="60" w:after="60"/>
              <w:jc w:val="right"/>
              <w:rPr>
                <w:rFonts w:ascii="Calibri" w:hAnsi="Calibri"/>
                <w:color w:val="7A855D" w:themeColor="accent5"/>
                <w:sz w:val="28"/>
                <w:szCs w:val="28"/>
              </w:rPr>
            </w:pPr>
            <w:r w:rsidRPr="006C2287">
              <w:rPr>
                <w:rFonts w:ascii="Calibri" w:hAnsi="Calibri"/>
                <w:color w:val="7A855D" w:themeColor="accent5"/>
                <w:sz w:val="28"/>
                <w:szCs w:val="28"/>
              </w:rPr>
              <w:t>&lt;</w:t>
            </w:r>
            <w:r w:rsidR="00530C5D">
              <w:rPr>
                <w:rFonts w:ascii="Calibri" w:hAnsi="Calibri"/>
                <w:color w:val="7A855D" w:themeColor="accent5"/>
                <w:sz w:val="28"/>
                <w:szCs w:val="28"/>
              </w:rPr>
              <w:t>Awonke Gana</w:t>
            </w:r>
            <w:r w:rsidRPr="006C2287">
              <w:rPr>
                <w:rFonts w:ascii="Calibri" w:hAnsi="Calibri"/>
                <w:color w:val="7A855D" w:themeColor="accent5"/>
                <w:sz w:val="28"/>
                <w:szCs w:val="28"/>
              </w:rPr>
              <w:t>&gt;</w:t>
            </w:r>
          </w:p>
          <w:commentRangeEnd w:id="28"/>
          <w:p w14:paraId="69D26577" w14:textId="247FE69F" w:rsidR="005A3E7B" w:rsidRPr="006C2287" w:rsidRDefault="00530C5D" w:rsidP="006B3CE1">
            <w:pPr>
              <w:spacing w:before="60" w:after="60"/>
              <w:jc w:val="right"/>
              <w:rPr>
                <w:rFonts w:ascii="Calibri" w:hAnsi="Calibri"/>
                <w:color w:val="7A855D" w:themeColor="accent5"/>
                <w:sz w:val="28"/>
                <w:szCs w:val="28"/>
              </w:rPr>
            </w:pPr>
            <w:r w:rsidRPr="006C2287">
              <w:rPr>
                <w:rStyle w:val="CommentReference"/>
                <w:rFonts w:ascii="Calibri" w:hAnsi="Calibri"/>
                <w:color w:val="7A855D" w:themeColor="accent5"/>
                <w:sz w:val="28"/>
                <w:szCs w:val="28"/>
              </w:rPr>
              <w:commentReference w:id="28"/>
            </w:r>
          </w:p>
        </w:tc>
      </w:tr>
    </w:tbl>
    <w:p w14:paraId="69178E9A" w14:textId="106EF464" w:rsidR="005A3E7B" w:rsidRDefault="005A3E7B" w:rsidP="006B3CE1">
      <w:pPr>
        <w:pStyle w:val="Title"/>
        <w:jc w:val="right"/>
        <w:rPr>
          <w:color w:val="7A855D" w:themeColor="accent5"/>
          <w:sz w:val="28"/>
          <w:szCs w:val="40"/>
        </w:rPr>
      </w:pPr>
    </w:p>
    <w:p w14:paraId="51FDB8B4" w14:textId="77777777" w:rsidR="00706E1D" w:rsidRDefault="00706E1D" w:rsidP="006B3CE1">
      <w:pPr>
        <w:pStyle w:val="Title"/>
        <w:jc w:val="right"/>
        <w:rPr>
          <w:color w:val="7A855D" w:themeColor="accent5"/>
          <w:sz w:val="28"/>
          <w:szCs w:val="40"/>
        </w:rPr>
      </w:pPr>
    </w:p>
    <w:p w14:paraId="5CD5721E" w14:textId="77777777" w:rsidR="00706E1D" w:rsidRDefault="00706E1D" w:rsidP="006B3CE1">
      <w:pPr>
        <w:pStyle w:val="Title"/>
        <w:jc w:val="right"/>
        <w:rPr>
          <w:color w:val="7A855D" w:themeColor="accent5"/>
          <w:sz w:val="28"/>
          <w:szCs w:val="40"/>
        </w:rPr>
      </w:pPr>
    </w:p>
    <w:p w14:paraId="0E73EE3A" w14:textId="77777777" w:rsidR="00706E1D" w:rsidRPr="006C2287" w:rsidRDefault="00706E1D" w:rsidP="006B3CE1">
      <w:pPr>
        <w:pStyle w:val="Title"/>
        <w:jc w:val="right"/>
        <w:rPr>
          <w:color w:val="7A855D" w:themeColor="accent5"/>
          <w:sz w:val="28"/>
          <w:szCs w:val="40"/>
        </w:rPr>
      </w:pPr>
    </w:p>
    <w:p w14:paraId="47C69FCF" w14:textId="635D5779" w:rsidR="005A3E7B" w:rsidRDefault="005A3E7B" w:rsidP="006B3CE1">
      <w:pPr>
        <w:pStyle w:val="Title"/>
        <w:jc w:val="right"/>
        <w:rPr>
          <w:color w:val="7A855D" w:themeColor="accent5"/>
          <w:sz w:val="36"/>
          <w:szCs w:val="40"/>
        </w:rPr>
      </w:pPr>
    </w:p>
    <w:p w14:paraId="29ED9753" w14:textId="46553B49" w:rsidR="005A3E7B" w:rsidRDefault="005A3E7B" w:rsidP="006B3CE1">
      <w:pPr>
        <w:pStyle w:val="Title"/>
        <w:jc w:val="right"/>
        <w:rPr>
          <w:del w:id="29" w:author="Mathole, Lethabo, (Mr) (s228346975)" w:date="2026-05-04T12:48:00Z"/>
          <w:color w:val="7A855D" w:themeColor="accent5"/>
          <w:sz w:val="36"/>
          <w:szCs w:val="40"/>
        </w:rPr>
      </w:pPr>
    </w:p>
    <w:p w14:paraId="4ED035B0" w14:textId="61BD1E5B" w:rsidR="003E4B39" w:rsidRDefault="003E4B39" w:rsidP="005A3E7B">
      <w:pPr>
        <w:pStyle w:val="Title"/>
        <w:jc w:val="left"/>
        <w:rPr>
          <w:del w:id="30" w:author="Mathole, Lethabo, (Mr) (s228346975)" w:date="2026-05-04T12:54:00Z"/>
          <w:color w:val="7A855D" w:themeColor="accent5"/>
          <w:sz w:val="36"/>
          <w:szCs w:val="40"/>
        </w:rPr>
      </w:pPr>
    </w:p>
    <w:p w14:paraId="2A322866" w14:textId="56564391" w:rsidR="0068079F" w:rsidRDefault="0068079F" w:rsidP="006B3CE1">
      <w:pPr>
        <w:pStyle w:val="StyleSubtitleCover2TopNoborder"/>
        <w:pBdr>
          <w:bottom w:val="single" w:sz="48" w:space="1" w:color="auto"/>
        </w:pBdr>
        <w:jc w:val="left"/>
        <w:rPr>
          <w:rFonts w:ascii="Arial" w:hAnsi="Arial"/>
          <w:color w:val="162F33" w:themeColor="text2"/>
          <w:sz w:val="28"/>
        </w:rPr>
      </w:pPr>
    </w:p>
    <w:p w14:paraId="2819D04A" w14:textId="77777777" w:rsidR="00D4174B" w:rsidRPr="009C7BE5" w:rsidRDefault="00D4174B" w:rsidP="00D4174B"/>
    <w:p w14:paraId="015860F5" w14:textId="77777777" w:rsidR="00D4174B" w:rsidRPr="009C7BE5" w:rsidRDefault="00D4174B" w:rsidP="00D4174B">
      <w:pPr>
        <w:sectPr w:rsidR="00D4174B" w:rsidRPr="009C7BE5" w:rsidSect="00706E1D">
          <w:headerReference w:type="default" r:id="rId14"/>
          <w:footerReference w:type="even" r:id="rId15"/>
          <w:footerReference w:type="default" r:id="rId16"/>
          <w:headerReference w:type="first" r:id="rId17"/>
          <w:footerReference w:type="first" r:id="rId18"/>
          <w:pgSz w:w="11907" w:h="16839" w:code="9"/>
          <w:pgMar w:top="1440" w:right="1080" w:bottom="1440" w:left="1080" w:header="432" w:footer="432" w:gutter="0"/>
          <w:cols w:space="720"/>
          <w:titlePg/>
          <w:docGrid w:linePitch="360"/>
        </w:sectPr>
      </w:pPr>
    </w:p>
    <w:p w14:paraId="2947E113" w14:textId="373F9E2A" w:rsidR="00AF54C9" w:rsidDel="005066AF" w:rsidRDefault="00AF54C9" w:rsidP="5A27DF63">
      <w:pPr>
        <w:pStyle w:val="TOC1"/>
        <w:rPr>
          <w:del w:id="31" w:author="Mathole, Lethabo, (Mr) (s228346975)" w:date="2026-05-04T12:48:00Z"/>
          <w:rFonts w:asciiTheme="minorHAnsi" w:eastAsiaTheme="minorEastAsia" w:hAnsiTheme="minorHAnsi" w:cstheme="minorBidi"/>
          <w:b w:val="0"/>
          <w:bCs w:val="0"/>
          <w:caps w:val="0"/>
          <w:sz w:val="24"/>
          <w:szCs w:val="24"/>
          <w:lang w:eastAsia="ja-JP"/>
        </w:rPr>
      </w:pPr>
      <w:del w:id="32" w:author="Mathole, Lethabo, (Mr) (s228346975)" w:date="2026-05-04T12:48:00Z">
        <w:r w:rsidDel="005066AF">
          <w:rPr>
            <w:b w:val="0"/>
            <w:bCs w:val="0"/>
            <w:caps w:val="0"/>
          </w:rPr>
          <w:fldChar w:fldCharType="begin"/>
        </w:r>
        <w:r w:rsidDel="005066AF">
          <w:rPr>
            <w:b w:val="0"/>
            <w:bCs w:val="0"/>
            <w:caps w:val="0"/>
          </w:rPr>
          <w:delInstrText xml:space="preserve"> TOC \o "1-2" \h \z \t "Heading 3,3,Heading 4,4" </w:delInstrText>
        </w:r>
        <w:r w:rsidDel="005066AF">
          <w:rPr>
            <w:b w:val="0"/>
            <w:bCs w:val="0"/>
            <w:caps w:val="0"/>
          </w:rPr>
          <w:fldChar w:fldCharType="separate"/>
        </w:r>
        <w:r w:rsidDel="005066AF">
          <w:rPr>
            <w:b w:val="0"/>
            <w:bCs w:val="0"/>
            <w:caps w:val="0"/>
          </w:rPr>
          <w:fldChar w:fldCharType="begin"/>
        </w:r>
        <w:r w:rsidDel="005066AF">
          <w:delInstrText>HYPERLINK \l "_Toc228758757"</w:delInstrText>
        </w:r>
        <w:r w:rsidDel="005066AF">
          <w:rPr>
            <w:b w:val="0"/>
            <w:bCs w:val="0"/>
            <w:caps w:val="0"/>
          </w:rPr>
        </w:r>
        <w:r w:rsidDel="005066AF">
          <w:rPr>
            <w:b w:val="0"/>
            <w:bCs w:val="0"/>
            <w:caps w:val="0"/>
          </w:rPr>
          <w:fldChar w:fldCharType="separate"/>
        </w:r>
        <w:r w:rsidR="00B62105" w:rsidRPr="5A27DF63" w:rsidDel="005066AF">
          <w:rPr>
            <w:rStyle w:val="Hyperlink"/>
          </w:rPr>
          <w:delText>1</w:delText>
        </w:r>
        <w:r w:rsidDel="005066AF">
          <w:tab/>
        </w:r>
        <w:r w:rsidR="00B62105" w:rsidRPr="5A27DF63" w:rsidDel="005066AF">
          <w:rPr>
            <w:rStyle w:val="Hyperlink"/>
          </w:rPr>
          <w:delText>SYSTEM OVERVIEW</w:delText>
        </w:r>
        <w:r w:rsidDel="005066AF">
          <w:tab/>
        </w:r>
        <w:r w:rsidDel="005066AF">
          <w:rPr>
            <w:b w:val="0"/>
            <w:bCs w:val="0"/>
            <w:caps w:val="0"/>
          </w:rPr>
          <w:fldChar w:fldCharType="begin"/>
        </w:r>
        <w:r w:rsidDel="005066AF">
          <w:delInstrText xml:space="preserve"> PAGEREF _Toc228758757 \h </w:delInstrText>
        </w:r>
        <w:r w:rsidDel="005066AF">
          <w:rPr>
            <w:b w:val="0"/>
            <w:bCs w:val="0"/>
            <w:caps w:val="0"/>
          </w:rPr>
        </w:r>
        <w:r w:rsidDel="005066AF">
          <w:rPr>
            <w:b w:val="0"/>
            <w:bCs w:val="0"/>
            <w:caps w:val="0"/>
          </w:rPr>
          <w:fldChar w:fldCharType="separate"/>
        </w:r>
        <w:r w:rsidR="00B62105" w:rsidDel="005066AF">
          <w:delText>5</w:delText>
        </w:r>
        <w:r w:rsidDel="005066AF">
          <w:rPr>
            <w:b w:val="0"/>
            <w:bCs w:val="0"/>
            <w:caps w:val="0"/>
          </w:rPr>
          <w:fldChar w:fldCharType="end"/>
        </w:r>
        <w:r w:rsidDel="005066AF">
          <w:rPr>
            <w:b w:val="0"/>
            <w:bCs w:val="0"/>
            <w:caps w:val="0"/>
          </w:rPr>
          <w:fldChar w:fldCharType="end"/>
        </w:r>
      </w:del>
    </w:p>
    <w:p w14:paraId="17C98FF7" w14:textId="578CB9E5" w:rsidR="00B62105" w:rsidDel="005066AF" w:rsidRDefault="001C765B" w:rsidP="5A27DF63">
      <w:pPr>
        <w:pStyle w:val="TOC2"/>
        <w:rPr>
          <w:del w:id="33" w:author="Mathole, Lethabo, (Mr) (s228346975)" w:date="2026-05-04T12:48:00Z"/>
          <w:rFonts w:asciiTheme="minorHAnsi" w:eastAsiaTheme="minorEastAsia" w:hAnsiTheme="minorHAnsi" w:cstheme="minorBidi"/>
          <w:sz w:val="24"/>
          <w:szCs w:val="24"/>
          <w:lang w:eastAsia="ja-JP"/>
        </w:rPr>
      </w:pPr>
      <w:del w:id="34" w:author="Mathole, Lethabo, (Mr) (s228346975)" w:date="2026-05-04T12:48:00Z">
        <w:r w:rsidDel="005066AF">
          <w:rPr>
            <w:bCs w:val="0"/>
          </w:rPr>
          <w:fldChar w:fldCharType="begin"/>
        </w:r>
        <w:r w:rsidDel="005066AF">
          <w:delInstrText>HYPERLINK \l "_Toc228758758"</w:delInstrText>
        </w:r>
        <w:r w:rsidDel="005066AF">
          <w:rPr>
            <w:bCs w:val="0"/>
          </w:rPr>
        </w:r>
        <w:r w:rsidDel="005066AF">
          <w:rPr>
            <w:bCs w:val="0"/>
          </w:rPr>
          <w:fldChar w:fldCharType="separate"/>
        </w:r>
        <w:r w:rsidR="00B62105" w:rsidRPr="5A27DF63" w:rsidDel="005066AF">
          <w:rPr>
            <w:rStyle w:val="Hyperlink"/>
          </w:rPr>
          <w:delText>1.1</w:delText>
        </w:r>
        <w:r w:rsidR="00B62105" w:rsidDel="005066AF">
          <w:tab/>
        </w:r>
        <w:r w:rsidR="00B62105" w:rsidRPr="5A27DF63" w:rsidDel="005066AF">
          <w:rPr>
            <w:rStyle w:val="Hyperlink"/>
          </w:rPr>
          <w:delText>Problem Description</w:delText>
        </w:r>
        <w:r w:rsidR="00B62105" w:rsidDel="005066AF">
          <w:tab/>
        </w:r>
        <w:r w:rsidR="00B62105" w:rsidDel="005066AF">
          <w:rPr>
            <w:bCs w:val="0"/>
          </w:rPr>
          <w:fldChar w:fldCharType="begin"/>
        </w:r>
        <w:r w:rsidR="00B62105" w:rsidDel="005066AF">
          <w:delInstrText xml:space="preserve"> PAGEREF _Toc228758758 \h </w:delInstrText>
        </w:r>
        <w:r w:rsidR="00B62105" w:rsidDel="005066AF">
          <w:rPr>
            <w:bCs w:val="0"/>
          </w:rPr>
        </w:r>
        <w:r w:rsidR="00B62105" w:rsidDel="005066AF">
          <w:rPr>
            <w:bCs w:val="0"/>
          </w:rPr>
          <w:fldChar w:fldCharType="separate"/>
        </w:r>
        <w:r w:rsidR="00B62105" w:rsidDel="005066AF">
          <w:delText>5</w:delText>
        </w:r>
        <w:r w:rsidR="00B62105" w:rsidDel="005066AF">
          <w:rPr>
            <w:bCs w:val="0"/>
          </w:rPr>
          <w:fldChar w:fldCharType="end"/>
        </w:r>
        <w:r w:rsidDel="005066AF">
          <w:rPr>
            <w:bCs w:val="0"/>
          </w:rPr>
          <w:fldChar w:fldCharType="end"/>
        </w:r>
      </w:del>
    </w:p>
    <w:p w14:paraId="2E0E2297" w14:textId="0333A062" w:rsidR="00B62105" w:rsidDel="005066AF" w:rsidRDefault="001C765B" w:rsidP="5A27DF63">
      <w:pPr>
        <w:pStyle w:val="TOC2"/>
        <w:rPr>
          <w:del w:id="35" w:author="Mathole, Lethabo, (Mr) (s228346975)" w:date="2026-05-04T12:48:00Z"/>
          <w:rFonts w:asciiTheme="minorHAnsi" w:eastAsiaTheme="minorEastAsia" w:hAnsiTheme="minorHAnsi" w:cstheme="minorBidi"/>
          <w:sz w:val="24"/>
          <w:szCs w:val="24"/>
          <w:lang w:eastAsia="ja-JP"/>
        </w:rPr>
      </w:pPr>
      <w:del w:id="36" w:author="Mathole, Lethabo, (Mr) (s228346975)" w:date="2026-05-04T12:48:00Z">
        <w:r w:rsidDel="005066AF">
          <w:rPr>
            <w:bCs w:val="0"/>
          </w:rPr>
          <w:fldChar w:fldCharType="begin"/>
        </w:r>
        <w:r w:rsidDel="005066AF">
          <w:delInstrText>HYPERLINK \l "_Toc228758759"</w:delInstrText>
        </w:r>
        <w:r w:rsidDel="005066AF">
          <w:rPr>
            <w:bCs w:val="0"/>
          </w:rPr>
        </w:r>
        <w:r w:rsidDel="005066AF">
          <w:rPr>
            <w:bCs w:val="0"/>
          </w:rPr>
          <w:fldChar w:fldCharType="separate"/>
        </w:r>
        <w:r w:rsidR="00B62105" w:rsidRPr="5A27DF63" w:rsidDel="005066AF">
          <w:rPr>
            <w:rStyle w:val="Hyperlink"/>
          </w:rPr>
          <w:delText>1.2</w:delText>
        </w:r>
        <w:r w:rsidR="00B62105" w:rsidDel="005066AF">
          <w:tab/>
        </w:r>
        <w:r w:rsidR="00B62105" w:rsidRPr="5A27DF63" w:rsidDel="005066AF">
          <w:rPr>
            <w:rStyle w:val="Hyperlink"/>
          </w:rPr>
          <w:delText>Business Rules / Assumptions</w:delText>
        </w:r>
        <w:r w:rsidR="00B62105" w:rsidDel="005066AF">
          <w:tab/>
        </w:r>
        <w:r w:rsidR="00B62105" w:rsidDel="005066AF">
          <w:rPr>
            <w:bCs w:val="0"/>
          </w:rPr>
          <w:fldChar w:fldCharType="begin"/>
        </w:r>
        <w:r w:rsidR="00B62105" w:rsidDel="005066AF">
          <w:delInstrText xml:space="preserve"> PAGEREF _Toc228758759 \h </w:delInstrText>
        </w:r>
        <w:r w:rsidR="00B62105" w:rsidDel="005066AF">
          <w:rPr>
            <w:bCs w:val="0"/>
          </w:rPr>
        </w:r>
        <w:r w:rsidR="00B62105" w:rsidDel="005066AF">
          <w:rPr>
            <w:bCs w:val="0"/>
          </w:rPr>
          <w:fldChar w:fldCharType="separate"/>
        </w:r>
        <w:r w:rsidR="00B62105" w:rsidDel="005066AF">
          <w:delText>5</w:delText>
        </w:r>
        <w:r w:rsidR="00B62105" w:rsidDel="005066AF">
          <w:rPr>
            <w:bCs w:val="0"/>
          </w:rPr>
          <w:fldChar w:fldCharType="end"/>
        </w:r>
        <w:r w:rsidDel="005066AF">
          <w:rPr>
            <w:bCs w:val="0"/>
          </w:rPr>
          <w:fldChar w:fldCharType="end"/>
        </w:r>
      </w:del>
    </w:p>
    <w:p w14:paraId="4033CA50" w14:textId="38F413BB" w:rsidR="00B62105" w:rsidDel="005066AF" w:rsidRDefault="001C765B" w:rsidP="5A27DF63">
      <w:pPr>
        <w:pStyle w:val="TOC2"/>
        <w:rPr>
          <w:del w:id="37" w:author="Mathole, Lethabo, (Mr) (s228346975)" w:date="2026-05-04T12:48:00Z"/>
          <w:rFonts w:asciiTheme="minorHAnsi" w:eastAsiaTheme="minorEastAsia" w:hAnsiTheme="minorHAnsi" w:cstheme="minorBidi"/>
          <w:sz w:val="24"/>
          <w:szCs w:val="24"/>
          <w:lang w:eastAsia="ja-JP"/>
        </w:rPr>
      </w:pPr>
      <w:del w:id="38" w:author="Mathole, Lethabo, (Mr) (s228346975)" w:date="2026-05-04T12:48:00Z">
        <w:r w:rsidDel="005066AF">
          <w:rPr>
            <w:bCs w:val="0"/>
          </w:rPr>
          <w:fldChar w:fldCharType="begin"/>
        </w:r>
        <w:r w:rsidDel="005066AF">
          <w:delInstrText>HYPERLINK \l "_Toc228758760"</w:delInstrText>
        </w:r>
        <w:r w:rsidDel="005066AF">
          <w:rPr>
            <w:bCs w:val="0"/>
          </w:rPr>
        </w:r>
        <w:r w:rsidDel="005066AF">
          <w:rPr>
            <w:bCs w:val="0"/>
          </w:rPr>
          <w:fldChar w:fldCharType="separate"/>
        </w:r>
        <w:r w:rsidR="00B62105" w:rsidRPr="5A27DF63" w:rsidDel="005066AF">
          <w:rPr>
            <w:rStyle w:val="Hyperlink"/>
          </w:rPr>
          <w:delText>1.3</w:delText>
        </w:r>
        <w:r w:rsidR="00B62105" w:rsidDel="005066AF">
          <w:tab/>
        </w:r>
        <w:r w:rsidR="00B62105" w:rsidRPr="5A27DF63" w:rsidDel="005066AF">
          <w:rPr>
            <w:rStyle w:val="Hyperlink"/>
          </w:rPr>
          <w:delText>System Constraints</w:delText>
        </w:r>
        <w:r w:rsidR="00B62105" w:rsidDel="005066AF">
          <w:tab/>
        </w:r>
        <w:r w:rsidR="00B62105" w:rsidDel="005066AF">
          <w:rPr>
            <w:bCs w:val="0"/>
          </w:rPr>
          <w:fldChar w:fldCharType="begin"/>
        </w:r>
        <w:r w:rsidR="00B62105" w:rsidDel="005066AF">
          <w:delInstrText xml:space="preserve"> PAGEREF _Toc228758760 \h </w:delInstrText>
        </w:r>
        <w:r w:rsidR="00B62105" w:rsidDel="005066AF">
          <w:rPr>
            <w:bCs w:val="0"/>
          </w:rPr>
        </w:r>
        <w:r w:rsidR="00B62105" w:rsidDel="005066AF">
          <w:rPr>
            <w:bCs w:val="0"/>
          </w:rPr>
          <w:fldChar w:fldCharType="separate"/>
        </w:r>
        <w:r w:rsidR="00B62105" w:rsidDel="005066AF">
          <w:delText>5</w:delText>
        </w:r>
        <w:r w:rsidR="00B62105" w:rsidDel="005066AF">
          <w:rPr>
            <w:bCs w:val="0"/>
          </w:rPr>
          <w:fldChar w:fldCharType="end"/>
        </w:r>
        <w:r w:rsidDel="005066AF">
          <w:rPr>
            <w:bCs w:val="0"/>
          </w:rPr>
          <w:fldChar w:fldCharType="end"/>
        </w:r>
      </w:del>
    </w:p>
    <w:p w14:paraId="78FCCCAA" w14:textId="0F9CF783" w:rsidR="00B62105" w:rsidDel="005066AF" w:rsidRDefault="001C765B" w:rsidP="5A27DF63">
      <w:pPr>
        <w:pStyle w:val="TOC1"/>
        <w:rPr>
          <w:del w:id="39" w:author="Mathole, Lethabo, (Mr) (s228346975)" w:date="2026-05-04T12:48:00Z"/>
          <w:rFonts w:asciiTheme="minorHAnsi" w:eastAsiaTheme="minorEastAsia" w:hAnsiTheme="minorHAnsi" w:cstheme="minorBidi"/>
          <w:b w:val="0"/>
          <w:bCs w:val="0"/>
          <w:caps w:val="0"/>
          <w:sz w:val="24"/>
          <w:szCs w:val="24"/>
          <w:lang w:eastAsia="ja-JP"/>
        </w:rPr>
      </w:pPr>
      <w:del w:id="40" w:author="Mathole, Lethabo, (Mr) (s228346975)" w:date="2026-05-04T12:48:00Z">
        <w:r w:rsidDel="005066AF">
          <w:rPr>
            <w:b w:val="0"/>
            <w:bCs w:val="0"/>
            <w:caps w:val="0"/>
          </w:rPr>
          <w:fldChar w:fldCharType="begin"/>
        </w:r>
        <w:r w:rsidDel="005066AF">
          <w:delInstrText>HYPERLINK \l "_Toc228758761"</w:delInstrText>
        </w:r>
        <w:r w:rsidDel="005066AF">
          <w:rPr>
            <w:b w:val="0"/>
            <w:bCs w:val="0"/>
            <w:caps w:val="0"/>
          </w:rPr>
        </w:r>
        <w:r w:rsidDel="005066AF">
          <w:rPr>
            <w:b w:val="0"/>
            <w:bCs w:val="0"/>
            <w:caps w:val="0"/>
          </w:rPr>
          <w:fldChar w:fldCharType="separate"/>
        </w:r>
        <w:r w:rsidR="00B62105" w:rsidRPr="5A27DF63" w:rsidDel="005066AF">
          <w:rPr>
            <w:rStyle w:val="Hyperlink"/>
          </w:rPr>
          <w:delText>2</w:delText>
        </w:r>
        <w:r w:rsidR="00B62105" w:rsidDel="005066AF">
          <w:tab/>
        </w:r>
        <w:r w:rsidR="00B62105" w:rsidRPr="5A27DF63" w:rsidDel="005066AF">
          <w:rPr>
            <w:rStyle w:val="Hyperlink"/>
          </w:rPr>
          <w:delText>FUNCTIONAL REQUIREMENTS</w:delText>
        </w:r>
        <w:r w:rsidR="00B62105" w:rsidDel="005066AF">
          <w:tab/>
        </w:r>
        <w:r w:rsidR="00B62105" w:rsidDel="005066AF">
          <w:rPr>
            <w:b w:val="0"/>
            <w:bCs w:val="0"/>
            <w:caps w:val="0"/>
          </w:rPr>
          <w:fldChar w:fldCharType="begin"/>
        </w:r>
        <w:r w:rsidR="00B62105" w:rsidDel="005066AF">
          <w:delInstrText xml:space="preserve"> PAGEREF _Toc228758761 \h </w:delInstrText>
        </w:r>
        <w:r w:rsidR="00B62105" w:rsidDel="005066AF">
          <w:rPr>
            <w:b w:val="0"/>
            <w:bCs w:val="0"/>
            <w:caps w:val="0"/>
          </w:rPr>
        </w:r>
        <w:r w:rsidR="00B62105" w:rsidDel="005066AF">
          <w:rPr>
            <w:b w:val="0"/>
            <w:bCs w:val="0"/>
            <w:caps w:val="0"/>
          </w:rPr>
          <w:fldChar w:fldCharType="separate"/>
        </w:r>
        <w:r w:rsidR="00B62105" w:rsidDel="005066AF">
          <w:delText>7</w:delText>
        </w:r>
        <w:r w:rsidR="00B62105" w:rsidDel="005066AF">
          <w:rPr>
            <w:b w:val="0"/>
            <w:bCs w:val="0"/>
            <w:caps w:val="0"/>
          </w:rPr>
          <w:fldChar w:fldCharType="end"/>
        </w:r>
        <w:r w:rsidDel="005066AF">
          <w:rPr>
            <w:b w:val="0"/>
            <w:bCs w:val="0"/>
            <w:caps w:val="0"/>
          </w:rPr>
          <w:fldChar w:fldCharType="end"/>
        </w:r>
      </w:del>
    </w:p>
    <w:p w14:paraId="7E71738C" w14:textId="23AE4414" w:rsidR="00B62105" w:rsidDel="005066AF" w:rsidRDefault="001C765B" w:rsidP="5A27DF63">
      <w:pPr>
        <w:pStyle w:val="TOC2"/>
        <w:rPr>
          <w:del w:id="41" w:author="Mathole, Lethabo, (Mr) (s228346975)" w:date="2026-05-04T12:48:00Z"/>
          <w:rFonts w:asciiTheme="minorHAnsi" w:eastAsiaTheme="minorEastAsia" w:hAnsiTheme="minorHAnsi" w:cstheme="minorBidi"/>
          <w:sz w:val="24"/>
          <w:szCs w:val="24"/>
          <w:lang w:eastAsia="ja-JP"/>
        </w:rPr>
      </w:pPr>
      <w:del w:id="42" w:author="Mathole, Lethabo, (Mr) (s228346975)" w:date="2026-05-04T12:48:00Z">
        <w:r w:rsidDel="005066AF">
          <w:rPr>
            <w:bCs w:val="0"/>
          </w:rPr>
          <w:fldChar w:fldCharType="begin"/>
        </w:r>
        <w:r w:rsidDel="005066AF">
          <w:delInstrText>HYPERLINK \l "_Toc228758762"</w:delInstrText>
        </w:r>
        <w:r w:rsidDel="005066AF">
          <w:rPr>
            <w:bCs w:val="0"/>
          </w:rPr>
        </w:r>
        <w:r w:rsidDel="005066AF">
          <w:rPr>
            <w:bCs w:val="0"/>
          </w:rPr>
          <w:fldChar w:fldCharType="separate"/>
        </w:r>
        <w:r w:rsidR="00B62105" w:rsidRPr="5A27DF63" w:rsidDel="005066AF">
          <w:rPr>
            <w:rStyle w:val="Hyperlink"/>
          </w:rPr>
          <w:delText>2.1</w:delText>
        </w:r>
        <w:r w:rsidR="00B62105" w:rsidDel="005066AF">
          <w:tab/>
        </w:r>
        <w:r w:rsidR="00B62105" w:rsidRPr="5A27DF63" w:rsidDel="005066AF">
          <w:rPr>
            <w:rStyle w:val="Hyperlink"/>
          </w:rPr>
          <w:delText>Initial Use Case Model</w:delText>
        </w:r>
        <w:r w:rsidR="00B62105" w:rsidDel="005066AF">
          <w:tab/>
        </w:r>
        <w:r w:rsidR="00B62105" w:rsidDel="005066AF">
          <w:rPr>
            <w:bCs w:val="0"/>
          </w:rPr>
          <w:fldChar w:fldCharType="begin"/>
        </w:r>
        <w:r w:rsidR="00B62105" w:rsidDel="005066AF">
          <w:delInstrText xml:space="preserve"> PAGEREF _Toc228758762 \h </w:delInstrText>
        </w:r>
        <w:r w:rsidR="00B62105" w:rsidDel="005066AF">
          <w:rPr>
            <w:bCs w:val="0"/>
          </w:rPr>
        </w:r>
        <w:r w:rsidR="00B62105" w:rsidDel="005066AF">
          <w:rPr>
            <w:bCs w:val="0"/>
          </w:rPr>
          <w:fldChar w:fldCharType="separate"/>
        </w:r>
        <w:r w:rsidR="00B62105" w:rsidDel="005066AF">
          <w:delText>7</w:delText>
        </w:r>
        <w:r w:rsidR="00B62105" w:rsidDel="005066AF">
          <w:rPr>
            <w:bCs w:val="0"/>
          </w:rPr>
          <w:fldChar w:fldCharType="end"/>
        </w:r>
        <w:r w:rsidDel="005066AF">
          <w:rPr>
            <w:bCs w:val="0"/>
          </w:rPr>
          <w:fldChar w:fldCharType="end"/>
        </w:r>
      </w:del>
    </w:p>
    <w:p w14:paraId="3051F5D1" w14:textId="0EFD934A" w:rsidR="00B62105" w:rsidDel="005066AF" w:rsidRDefault="001C765B" w:rsidP="5A27DF63">
      <w:pPr>
        <w:pStyle w:val="TOC2"/>
        <w:rPr>
          <w:del w:id="43" w:author="Mathole, Lethabo, (Mr) (s228346975)" w:date="2026-05-04T12:48:00Z"/>
          <w:rFonts w:asciiTheme="minorHAnsi" w:eastAsiaTheme="minorEastAsia" w:hAnsiTheme="minorHAnsi" w:cstheme="minorBidi"/>
          <w:sz w:val="24"/>
          <w:szCs w:val="24"/>
          <w:lang w:eastAsia="ja-JP"/>
        </w:rPr>
      </w:pPr>
      <w:del w:id="44" w:author="Mathole, Lethabo, (Mr) (s228346975)" w:date="2026-05-04T12:48:00Z">
        <w:r w:rsidDel="005066AF">
          <w:rPr>
            <w:bCs w:val="0"/>
          </w:rPr>
          <w:fldChar w:fldCharType="begin"/>
        </w:r>
        <w:r w:rsidDel="005066AF">
          <w:delInstrText>HYPERLINK \l "_Toc228758763"</w:delInstrText>
        </w:r>
        <w:r w:rsidDel="005066AF">
          <w:rPr>
            <w:bCs w:val="0"/>
          </w:rPr>
        </w:r>
        <w:r w:rsidDel="005066AF">
          <w:rPr>
            <w:bCs w:val="0"/>
          </w:rPr>
          <w:fldChar w:fldCharType="separate"/>
        </w:r>
        <w:r w:rsidR="00B62105" w:rsidRPr="5A27DF63" w:rsidDel="005066AF">
          <w:rPr>
            <w:rStyle w:val="Hyperlink"/>
          </w:rPr>
          <w:delText>2.2</w:delText>
        </w:r>
        <w:r w:rsidR="00B62105" w:rsidDel="005066AF">
          <w:tab/>
        </w:r>
        <w:r w:rsidR="00B62105" w:rsidRPr="5A27DF63" w:rsidDel="005066AF">
          <w:rPr>
            <w:rStyle w:val="Hyperlink"/>
          </w:rPr>
          <w:delText>Final Use Case Model</w:delText>
        </w:r>
        <w:r w:rsidR="00B62105" w:rsidDel="005066AF">
          <w:tab/>
        </w:r>
        <w:r w:rsidR="00B62105" w:rsidDel="005066AF">
          <w:rPr>
            <w:bCs w:val="0"/>
          </w:rPr>
          <w:fldChar w:fldCharType="begin"/>
        </w:r>
        <w:r w:rsidR="00B62105" w:rsidDel="005066AF">
          <w:delInstrText xml:space="preserve"> PAGEREF _Toc228758763 \h </w:delInstrText>
        </w:r>
        <w:r w:rsidR="00B62105" w:rsidDel="005066AF">
          <w:rPr>
            <w:bCs w:val="0"/>
          </w:rPr>
        </w:r>
        <w:r w:rsidR="00B62105" w:rsidDel="005066AF">
          <w:rPr>
            <w:bCs w:val="0"/>
          </w:rPr>
          <w:fldChar w:fldCharType="separate"/>
        </w:r>
        <w:r w:rsidR="00B62105" w:rsidDel="005066AF">
          <w:delText>8</w:delText>
        </w:r>
        <w:r w:rsidR="00B62105" w:rsidDel="005066AF">
          <w:rPr>
            <w:bCs w:val="0"/>
          </w:rPr>
          <w:fldChar w:fldCharType="end"/>
        </w:r>
        <w:r w:rsidDel="005066AF">
          <w:rPr>
            <w:bCs w:val="0"/>
          </w:rPr>
          <w:fldChar w:fldCharType="end"/>
        </w:r>
      </w:del>
    </w:p>
    <w:p w14:paraId="6A0F841C" w14:textId="42CB38C8" w:rsidR="00B62105" w:rsidDel="005066AF" w:rsidRDefault="001C765B" w:rsidP="5A27DF63">
      <w:pPr>
        <w:pStyle w:val="TOC2"/>
        <w:rPr>
          <w:del w:id="45" w:author="Mathole, Lethabo, (Mr) (s228346975)" w:date="2026-05-04T12:48:00Z"/>
          <w:rFonts w:asciiTheme="minorHAnsi" w:eastAsiaTheme="minorEastAsia" w:hAnsiTheme="minorHAnsi" w:cstheme="minorBidi"/>
          <w:sz w:val="24"/>
          <w:szCs w:val="24"/>
          <w:lang w:eastAsia="ja-JP"/>
        </w:rPr>
      </w:pPr>
      <w:del w:id="46" w:author="Mathole, Lethabo, (Mr) (s228346975)" w:date="2026-05-04T12:48:00Z">
        <w:r w:rsidDel="005066AF">
          <w:rPr>
            <w:bCs w:val="0"/>
          </w:rPr>
          <w:fldChar w:fldCharType="begin"/>
        </w:r>
        <w:r w:rsidDel="005066AF">
          <w:delInstrText>HYPERLINK \l "_Toc228758764"</w:delInstrText>
        </w:r>
        <w:r w:rsidDel="005066AF">
          <w:rPr>
            <w:bCs w:val="0"/>
          </w:rPr>
        </w:r>
        <w:r w:rsidDel="005066AF">
          <w:rPr>
            <w:bCs w:val="0"/>
          </w:rPr>
          <w:fldChar w:fldCharType="separate"/>
        </w:r>
        <w:r w:rsidR="00B62105" w:rsidRPr="5A27DF63" w:rsidDel="005066AF">
          <w:rPr>
            <w:rStyle w:val="Hyperlink"/>
          </w:rPr>
          <w:delText>2.3</w:delText>
        </w:r>
        <w:r w:rsidR="00B62105" w:rsidDel="005066AF">
          <w:tab/>
        </w:r>
        <w:r w:rsidR="00B62105" w:rsidRPr="5A27DF63" w:rsidDel="005066AF">
          <w:rPr>
            <w:rStyle w:val="Hyperlink"/>
          </w:rPr>
          <w:delText>Use Case Glossary and Responsibilities</w:delText>
        </w:r>
        <w:r w:rsidR="00B62105" w:rsidDel="005066AF">
          <w:tab/>
        </w:r>
        <w:r w:rsidR="00B62105" w:rsidDel="005066AF">
          <w:rPr>
            <w:bCs w:val="0"/>
          </w:rPr>
          <w:fldChar w:fldCharType="begin"/>
        </w:r>
        <w:r w:rsidR="00B62105" w:rsidDel="005066AF">
          <w:delInstrText xml:space="preserve"> PAGEREF _Toc228758764 \h </w:delInstrText>
        </w:r>
        <w:r w:rsidR="00B62105" w:rsidDel="005066AF">
          <w:rPr>
            <w:bCs w:val="0"/>
          </w:rPr>
        </w:r>
        <w:r w:rsidR="00B62105" w:rsidDel="005066AF">
          <w:rPr>
            <w:bCs w:val="0"/>
          </w:rPr>
          <w:fldChar w:fldCharType="separate"/>
        </w:r>
        <w:r w:rsidR="00B62105" w:rsidDel="005066AF">
          <w:delText>9</w:delText>
        </w:r>
        <w:r w:rsidR="00B62105" w:rsidDel="005066AF">
          <w:rPr>
            <w:bCs w:val="0"/>
          </w:rPr>
          <w:fldChar w:fldCharType="end"/>
        </w:r>
        <w:r w:rsidDel="005066AF">
          <w:rPr>
            <w:bCs w:val="0"/>
          </w:rPr>
          <w:fldChar w:fldCharType="end"/>
        </w:r>
      </w:del>
    </w:p>
    <w:p w14:paraId="063C6973" w14:textId="1210A5DE" w:rsidR="00B62105" w:rsidDel="005066AF" w:rsidRDefault="001C765B" w:rsidP="5A27DF63">
      <w:pPr>
        <w:pStyle w:val="TOC2"/>
        <w:rPr>
          <w:del w:id="47" w:author="Mathole, Lethabo, (Mr) (s228346975)" w:date="2026-05-04T12:48:00Z"/>
          <w:rFonts w:asciiTheme="minorHAnsi" w:eastAsiaTheme="minorEastAsia" w:hAnsiTheme="minorHAnsi" w:cstheme="minorBidi"/>
          <w:sz w:val="24"/>
          <w:szCs w:val="24"/>
          <w:lang w:eastAsia="ja-JP"/>
        </w:rPr>
      </w:pPr>
      <w:del w:id="48" w:author="Mathole, Lethabo, (Mr) (s228346975)" w:date="2026-05-04T12:48:00Z">
        <w:r w:rsidDel="005066AF">
          <w:rPr>
            <w:bCs w:val="0"/>
          </w:rPr>
          <w:fldChar w:fldCharType="begin"/>
        </w:r>
        <w:r w:rsidDel="005066AF">
          <w:delInstrText>HYPERLINK \l "_Toc228758765"</w:delInstrText>
        </w:r>
        <w:r w:rsidDel="005066AF">
          <w:rPr>
            <w:bCs w:val="0"/>
          </w:rPr>
        </w:r>
        <w:r w:rsidDel="005066AF">
          <w:rPr>
            <w:bCs w:val="0"/>
          </w:rPr>
          <w:fldChar w:fldCharType="separate"/>
        </w:r>
        <w:r w:rsidR="00B62105" w:rsidRPr="5A27DF63" w:rsidDel="005066AF">
          <w:rPr>
            <w:rStyle w:val="Hyperlink"/>
          </w:rPr>
          <w:delText>2.4</w:delText>
        </w:r>
        <w:r w:rsidR="00B62105" w:rsidDel="005066AF">
          <w:tab/>
        </w:r>
        <w:r w:rsidR="00B62105" w:rsidRPr="5A27DF63" w:rsidDel="005066AF">
          <w:rPr>
            <w:rStyle w:val="Hyperlink"/>
          </w:rPr>
          <w:delText>Use Case Narratives &amp; UI Designs</w:delText>
        </w:r>
        <w:r w:rsidR="00B62105" w:rsidDel="005066AF">
          <w:tab/>
        </w:r>
        <w:r w:rsidR="00B62105" w:rsidDel="005066AF">
          <w:rPr>
            <w:bCs w:val="0"/>
          </w:rPr>
          <w:fldChar w:fldCharType="begin"/>
        </w:r>
        <w:r w:rsidR="00B62105" w:rsidDel="005066AF">
          <w:delInstrText xml:space="preserve"> PAGEREF _Toc228758765 \h </w:delInstrText>
        </w:r>
        <w:r w:rsidR="00B62105" w:rsidDel="005066AF">
          <w:rPr>
            <w:bCs w:val="0"/>
          </w:rPr>
        </w:r>
        <w:r w:rsidR="00B62105" w:rsidDel="005066AF">
          <w:rPr>
            <w:bCs w:val="0"/>
          </w:rPr>
          <w:fldChar w:fldCharType="separate"/>
        </w:r>
        <w:r w:rsidR="00B62105" w:rsidDel="005066AF">
          <w:delText>11</w:delText>
        </w:r>
        <w:r w:rsidR="00B62105" w:rsidDel="005066AF">
          <w:rPr>
            <w:bCs w:val="0"/>
          </w:rPr>
          <w:fldChar w:fldCharType="end"/>
        </w:r>
        <w:r w:rsidDel="005066AF">
          <w:rPr>
            <w:bCs w:val="0"/>
          </w:rPr>
          <w:fldChar w:fldCharType="end"/>
        </w:r>
      </w:del>
    </w:p>
    <w:p w14:paraId="146DA54C" w14:textId="327D357B" w:rsidR="00B62105" w:rsidDel="005066AF" w:rsidRDefault="001C765B" w:rsidP="5A27DF63">
      <w:pPr>
        <w:pStyle w:val="TOC3"/>
        <w:tabs>
          <w:tab w:val="left" w:pos="1138"/>
          <w:tab w:val="right" w:leader="dot" w:pos="10457"/>
        </w:tabs>
        <w:rPr>
          <w:del w:id="49" w:author="Mathole, Lethabo, (Mr) (s228346975)" w:date="2026-05-04T12:48:00Z"/>
          <w:rFonts w:asciiTheme="minorHAnsi" w:eastAsiaTheme="minorEastAsia" w:hAnsiTheme="minorHAnsi" w:cstheme="minorBidi"/>
          <w:noProof/>
          <w:sz w:val="24"/>
          <w:szCs w:val="24"/>
          <w:lang w:eastAsia="ja-JP"/>
        </w:rPr>
      </w:pPr>
      <w:del w:id="50" w:author="Mathole, Lethabo, (Mr) (s228346975)" w:date="2026-05-04T12:48:00Z">
        <w:r w:rsidDel="005066AF">
          <w:fldChar w:fldCharType="begin"/>
        </w:r>
        <w:r w:rsidDel="005066AF">
          <w:delInstrText>HYPERLINK \l "_Toc228758766"</w:delInstrText>
        </w:r>
        <w:r w:rsidDel="005066AF">
          <w:fldChar w:fldCharType="separate"/>
        </w:r>
        <w:r w:rsidR="00B62105" w:rsidRPr="5A27DF63" w:rsidDel="005066AF">
          <w:rPr>
            <w:rStyle w:val="Hyperlink"/>
            <w:noProof/>
          </w:rPr>
          <w:delText>2.4.1</w:delText>
        </w:r>
        <w:r w:rsidR="00B62105" w:rsidDel="005066AF">
          <w:tab/>
        </w:r>
        <w:r w:rsidR="00B62105" w:rsidRPr="5A27DF63" w:rsidDel="005066AF">
          <w:rPr>
            <w:rStyle w:val="Hyperlink"/>
            <w:noProof/>
          </w:rPr>
          <w:delText>Team Designs</w:delText>
        </w:r>
        <w:r w:rsidR="00B62105" w:rsidDel="005066AF">
          <w:tab/>
        </w:r>
        <w:r w:rsidR="00B62105" w:rsidRPr="5A27DF63" w:rsidDel="005066AF">
          <w:rPr>
            <w:noProof/>
          </w:rPr>
          <w:fldChar w:fldCharType="begin"/>
        </w:r>
        <w:r w:rsidR="00B62105" w:rsidRPr="5A27DF63" w:rsidDel="005066AF">
          <w:rPr>
            <w:noProof/>
          </w:rPr>
          <w:delInstrText xml:space="preserve"> PAGEREF _Toc228758766 \h </w:delInstrText>
        </w:r>
        <w:r w:rsidR="00B62105" w:rsidRPr="5A27DF63" w:rsidDel="005066AF">
          <w:rPr>
            <w:noProof/>
          </w:rPr>
        </w:r>
        <w:r w:rsidR="00B62105" w:rsidRPr="5A27DF63" w:rsidDel="005066AF">
          <w:rPr>
            <w:noProof/>
          </w:rPr>
          <w:fldChar w:fldCharType="separate"/>
        </w:r>
        <w:r w:rsidR="00B62105" w:rsidRPr="5A27DF63" w:rsidDel="005066AF">
          <w:rPr>
            <w:noProof/>
          </w:rPr>
          <w:delText>11</w:delText>
        </w:r>
        <w:r w:rsidR="00B62105" w:rsidRPr="5A27DF63" w:rsidDel="005066AF">
          <w:rPr>
            <w:noProof/>
          </w:rPr>
          <w:fldChar w:fldCharType="end"/>
        </w:r>
        <w:r w:rsidDel="005066AF">
          <w:rPr>
            <w:noProof/>
          </w:rPr>
          <w:fldChar w:fldCharType="end"/>
        </w:r>
      </w:del>
    </w:p>
    <w:p w14:paraId="324F4537" w14:textId="519D34D5" w:rsidR="00B62105" w:rsidDel="005066AF" w:rsidRDefault="001C765B" w:rsidP="5A27DF63">
      <w:pPr>
        <w:pStyle w:val="TOC4"/>
        <w:tabs>
          <w:tab w:val="left" w:pos="1400"/>
          <w:tab w:val="right" w:leader="dot" w:pos="10457"/>
        </w:tabs>
        <w:rPr>
          <w:del w:id="51" w:author="Mathole, Lethabo, (Mr) (s228346975)" w:date="2026-05-04T12:48:00Z"/>
          <w:rFonts w:asciiTheme="minorHAnsi" w:eastAsiaTheme="minorEastAsia" w:hAnsiTheme="minorHAnsi" w:cstheme="minorBidi"/>
          <w:noProof/>
          <w:sz w:val="24"/>
          <w:szCs w:val="24"/>
          <w:lang w:eastAsia="ja-JP"/>
        </w:rPr>
      </w:pPr>
      <w:del w:id="52" w:author="Mathole, Lethabo, (Mr) (s228346975)" w:date="2026-05-04T12:48:00Z">
        <w:r w:rsidDel="005066AF">
          <w:fldChar w:fldCharType="begin"/>
        </w:r>
        <w:r w:rsidDel="005066AF">
          <w:delInstrText>HYPERLINK \l "_Toc228758767"</w:delInstrText>
        </w:r>
        <w:r w:rsidDel="005066AF">
          <w:fldChar w:fldCharType="separate"/>
        </w:r>
        <w:r w:rsidR="00B62105" w:rsidRPr="5A27DF63" w:rsidDel="005066AF">
          <w:rPr>
            <w:rStyle w:val="Hyperlink"/>
            <w:noProof/>
          </w:rPr>
          <w:delText>2.4.1.1</w:delText>
        </w:r>
        <w:r w:rsidR="00B62105" w:rsidDel="005066AF">
          <w:tab/>
        </w:r>
        <w:r w:rsidR="00B62105" w:rsidRPr="5A27DF63" w:rsidDel="005066AF">
          <w:rPr>
            <w:rStyle w:val="Hyperlink"/>
            <w:noProof/>
          </w:rPr>
          <w:delText>Team User Interface Guidelines</w:delText>
        </w:r>
        <w:r w:rsidR="00B62105" w:rsidDel="005066AF">
          <w:tab/>
        </w:r>
        <w:r w:rsidR="00B62105" w:rsidRPr="5A27DF63" w:rsidDel="005066AF">
          <w:rPr>
            <w:noProof/>
          </w:rPr>
          <w:fldChar w:fldCharType="begin"/>
        </w:r>
        <w:r w:rsidR="00B62105" w:rsidRPr="5A27DF63" w:rsidDel="005066AF">
          <w:rPr>
            <w:noProof/>
          </w:rPr>
          <w:delInstrText xml:space="preserve"> PAGEREF _Toc228758767 \h </w:delInstrText>
        </w:r>
        <w:r w:rsidR="00B62105" w:rsidRPr="5A27DF63" w:rsidDel="005066AF">
          <w:rPr>
            <w:noProof/>
          </w:rPr>
        </w:r>
        <w:r w:rsidR="00B62105" w:rsidRPr="5A27DF63" w:rsidDel="005066AF">
          <w:rPr>
            <w:noProof/>
          </w:rPr>
          <w:fldChar w:fldCharType="separate"/>
        </w:r>
        <w:r w:rsidR="00B62105" w:rsidRPr="5A27DF63" w:rsidDel="005066AF">
          <w:rPr>
            <w:noProof/>
          </w:rPr>
          <w:delText>11</w:delText>
        </w:r>
        <w:r w:rsidR="00B62105" w:rsidRPr="5A27DF63" w:rsidDel="005066AF">
          <w:rPr>
            <w:noProof/>
          </w:rPr>
          <w:fldChar w:fldCharType="end"/>
        </w:r>
        <w:r w:rsidDel="005066AF">
          <w:rPr>
            <w:noProof/>
          </w:rPr>
          <w:fldChar w:fldCharType="end"/>
        </w:r>
      </w:del>
    </w:p>
    <w:p w14:paraId="6A7975A0" w14:textId="734904CB" w:rsidR="00B62105" w:rsidDel="005066AF" w:rsidRDefault="001C765B" w:rsidP="5A27DF63">
      <w:pPr>
        <w:pStyle w:val="TOC4"/>
        <w:tabs>
          <w:tab w:val="left" w:pos="1400"/>
          <w:tab w:val="right" w:leader="dot" w:pos="10457"/>
        </w:tabs>
        <w:rPr>
          <w:del w:id="53" w:author="Mathole, Lethabo, (Mr) (s228346975)" w:date="2026-05-04T12:48:00Z"/>
          <w:rFonts w:asciiTheme="minorHAnsi" w:eastAsiaTheme="minorEastAsia" w:hAnsiTheme="minorHAnsi" w:cstheme="minorBidi"/>
          <w:noProof/>
          <w:sz w:val="24"/>
          <w:szCs w:val="24"/>
          <w:lang w:eastAsia="ja-JP"/>
        </w:rPr>
      </w:pPr>
      <w:del w:id="54" w:author="Mathole, Lethabo, (Mr) (s228346975)" w:date="2026-05-04T12:48:00Z">
        <w:r w:rsidDel="005066AF">
          <w:fldChar w:fldCharType="begin"/>
        </w:r>
        <w:r w:rsidDel="005066AF">
          <w:delInstrText>HYPERLINK \l "_Toc228758768"</w:delInstrText>
        </w:r>
        <w:r w:rsidDel="005066AF">
          <w:fldChar w:fldCharType="separate"/>
        </w:r>
        <w:r w:rsidR="00B62105" w:rsidRPr="5A27DF63" w:rsidDel="005066AF">
          <w:rPr>
            <w:rStyle w:val="Hyperlink"/>
            <w:noProof/>
          </w:rPr>
          <w:delText>2.4.1.2</w:delText>
        </w:r>
        <w:r w:rsidR="00B62105" w:rsidDel="005066AF">
          <w:tab/>
        </w:r>
        <w:r w:rsidR="00B62105" w:rsidRPr="5A27DF63" w:rsidDel="005066AF">
          <w:rPr>
            <w:rStyle w:val="Hyperlink"/>
            <w:noProof/>
          </w:rPr>
          <w:delText>Login / Logout Feature</w:delText>
        </w:r>
        <w:r w:rsidR="00B62105" w:rsidDel="005066AF">
          <w:tab/>
        </w:r>
        <w:r w:rsidR="00B62105" w:rsidRPr="5A27DF63" w:rsidDel="005066AF">
          <w:rPr>
            <w:noProof/>
          </w:rPr>
          <w:fldChar w:fldCharType="begin"/>
        </w:r>
        <w:r w:rsidR="00B62105" w:rsidRPr="5A27DF63" w:rsidDel="005066AF">
          <w:rPr>
            <w:noProof/>
          </w:rPr>
          <w:delInstrText xml:space="preserve"> PAGEREF _Toc228758768 \h </w:delInstrText>
        </w:r>
        <w:r w:rsidR="00B62105" w:rsidRPr="5A27DF63" w:rsidDel="005066AF">
          <w:rPr>
            <w:noProof/>
          </w:rPr>
        </w:r>
        <w:r w:rsidR="00B62105" w:rsidRPr="5A27DF63" w:rsidDel="005066AF">
          <w:rPr>
            <w:noProof/>
          </w:rPr>
          <w:fldChar w:fldCharType="separate"/>
        </w:r>
        <w:r w:rsidR="00B62105" w:rsidRPr="5A27DF63" w:rsidDel="005066AF">
          <w:rPr>
            <w:noProof/>
          </w:rPr>
          <w:delText>11</w:delText>
        </w:r>
        <w:r w:rsidR="00B62105" w:rsidRPr="5A27DF63" w:rsidDel="005066AF">
          <w:rPr>
            <w:noProof/>
          </w:rPr>
          <w:fldChar w:fldCharType="end"/>
        </w:r>
        <w:r w:rsidDel="005066AF">
          <w:rPr>
            <w:noProof/>
          </w:rPr>
          <w:fldChar w:fldCharType="end"/>
        </w:r>
      </w:del>
    </w:p>
    <w:p w14:paraId="4EEBA91E" w14:textId="42BA4E40" w:rsidR="00B62105" w:rsidDel="005066AF" w:rsidRDefault="001C765B" w:rsidP="5A27DF63">
      <w:pPr>
        <w:pStyle w:val="TOC4"/>
        <w:tabs>
          <w:tab w:val="left" w:pos="1400"/>
          <w:tab w:val="right" w:leader="dot" w:pos="10457"/>
        </w:tabs>
        <w:rPr>
          <w:del w:id="55" w:author="Mathole, Lethabo, (Mr) (s228346975)" w:date="2026-05-04T12:48:00Z"/>
          <w:rFonts w:asciiTheme="minorHAnsi" w:eastAsiaTheme="minorEastAsia" w:hAnsiTheme="minorHAnsi" w:cstheme="minorBidi"/>
          <w:noProof/>
          <w:sz w:val="24"/>
          <w:szCs w:val="24"/>
          <w:lang w:eastAsia="ja-JP"/>
        </w:rPr>
      </w:pPr>
      <w:del w:id="56" w:author="Mathole, Lethabo, (Mr) (s228346975)" w:date="2026-05-04T12:48:00Z">
        <w:r w:rsidDel="005066AF">
          <w:fldChar w:fldCharType="begin"/>
        </w:r>
        <w:r w:rsidDel="005066AF">
          <w:delInstrText>HYPERLINK \l "_Toc228758769"</w:delInstrText>
        </w:r>
        <w:r w:rsidDel="005066AF">
          <w:fldChar w:fldCharType="separate"/>
        </w:r>
        <w:r w:rsidR="00B62105" w:rsidRPr="5A27DF63" w:rsidDel="005066AF">
          <w:rPr>
            <w:rStyle w:val="Hyperlink"/>
            <w:noProof/>
          </w:rPr>
          <w:delText>2.4.1.3</w:delText>
        </w:r>
        <w:r w:rsidR="00B62105" w:rsidDel="005066AF">
          <w:tab/>
        </w:r>
        <w:r w:rsidR="00B62105" w:rsidRPr="5A27DF63" w:rsidDel="005066AF">
          <w:rPr>
            <w:rStyle w:val="Hyperlink"/>
            <w:noProof/>
          </w:rPr>
          <w:delText>Dashboard / Landing Page / Main Page</w:delText>
        </w:r>
        <w:r w:rsidR="00B62105" w:rsidDel="005066AF">
          <w:tab/>
        </w:r>
        <w:r w:rsidR="00B62105" w:rsidRPr="5A27DF63" w:rsidDel="005066AF">
          <w:rPr>
            <w:noProof/>
          </w:rPr>
          <w:fldChar w:fldCharType="begin"/>
        </w:r>
        <w:r w:rsidR="00B62105" w:rsidRPr="5A27DF63" w:rsidDel="005066AF">
          <w:rPr>
            <w:noProof/>
          </w:rPr>
          <w:delInstrText xml:space="preserve"> PAGEREF _Toc228758769 \h </w:delInstrText>
        </w:r>
        <w:r w:rsidR="00B62105" w:rsidRPr="5A27DF63" w:rsidDel="005066AF">
          <w:rPr>
            <w:noProof/>
          </w:rPr>
        </w:r>
        <w:r w:rsidR="00B62105" w:rsidRPr="5A27DF63" w:rsidDel="005066AF">
          <w:rPr>
            <w:noProof/>
          </w:rPr>
          <w:fldChar w:fldCharType="separate"/>
        </w:r>
        <w:r w:rsidR="00B62105" w:rsidRPr="5A27DF63" w:rsidDel="005066AF">
          <w:rPr>
            <w:noProof/>
          </w:rPr>
          <w:delText>12</w:delText>
        </w:r>
        <w:r w:rsidR="00B62105" w:rsidRPr="5A27DF63" w:rsidDel="005066AF">
          <w:rPr>
            <w:noProof/>
          </w:rPr>
          <w:fldChar w:fldCharType="end"/>
        </w:r>
        <w:r w:rsidDel="005066AF">
          <w:rPr>
            <w:noProof/>
          </w:rPr>
          <w:fldChar w:fldCharType="end"/>
        </w:r>
      </w:del>
    </w:p>
    <w:p w14:paraId="159BA656" w14:textId="5382CA4B" w:rsidR="00B62105" w:rsidDel="005066AF" w:rsidRDefault="001C765B" w:rsidP="5A27DF63">
      <w:pPr>
        <w:pStyle w:val="TOC3"/>
        <w:tabs>
          <w:tab w:val="left" w:pos="1138"/>
          <w:tab w:val="right" w:leader="dot" w:pos="10457"/>
        </w:tabs>
        <w:rPr>
          <w:del w:id="57" w:author="Mathole, Lethabo, (Mr) (s228346975)" w:date="2026-05-04T12:48:00Z"/>
          <w:rFonts w:asciiTheme="minorHAnsi" w:eastAsiaTheme="minorEastAsia" w:hAnsiTheme="minorHAnsi" w:cstheme="minorBidi"/>
          <w:noProof/>
          <w:sz w:val="24"/>
          <w:szCs w:val="24"/>
          <w:lang w:eastAsia="ja-JP"/>
        </w:rPr>
      </w:pPr>
      <w:del w:id="58" w:author="Mathole, Lethabo, (Mr) (s228346975)" w:date="2026-05-04T12:48:00Z">
        <w:r w:rsidDel="005066AF">
          <w:fldChar w:fldCharType="begin"/>
        </w:r>
        <w:r w:rsidDel="005066AF">
          <w:delInstrText>HYPERLINK \l "_Toc228758770"</w:delInstrText>
        </w:r>
        <w:r w:rsidDel="005066AF">
          <w:fldChar w:fldCharType="separate"/>
        </w:r>
        <w:r w:rsidR="00B62105" w:rsidRPr="5A27DF63" w:rsidDel="005066AF">
          <w:rPr>
            <w:rStyle w:val="Hyperlink"/>
            <w:noProof/>
          </w:rPr>
          <w:delText>2.4.2</w:delText>
        </w:r>
        <w:r w:rsidR="00B62105" w:rsidDel="005066AF">
          <w:tab/>
        </w:r>
        <w:r w:rsidR="00B62105" w:rsidRPr="5A27DF63" w:rsidDel="005066AF">
          <w:rPr>
            <w:rStyle w:val="Hyperlink"/>
            <w:noProof/>
          </w:rPr>
          <w:delText>Individual Crew Member Use Case Narratives &amp; UI Designs</w:delText>
        </w:r>
        <w:r w:rsidR="00B62105" w:rsidDel="005066AF">
          <w:tab/>
        </w:r>
        <w:r w:rsidR="00B62105" w:rsidRPr="5A27DF63" w:rsidDel="005066AF">
          <w:rPr>
            <w:noProof/>
          </w:rPr>
          <w:fldChar w:fldCharType="begin"/>
        </w:r>
        <w:r w:rsidR="00B62105" w:rsidRPr="5A27DF63" w:rsidDel="005066AF">
          <w:rPr>
            <w:noProof/>
          </w:rPr>
          <w:delInstrText xml:space="preserve"> PAGEREF _Toc228758770 \h </w:delInstrText>
        </w:r>
        <w:r w:rsidR="00B62105" w:rsidRPr="5A27DF63" w:rsidDel="005066AF">
          <w:rPr>
            <w:noProof/>
          </w:rPr>
        </w:r>
        <w:r w:rsidR="00B62105" w:rsidRPr="5A27DF63" w:rsidDel="005066AF">
          <w:rPr>
            <w:noProof/>
          </w:rPr>
          <w:fldChar w:fldCharType="separate"/>
        </w:r>
        <w:r w:rsidR="00B62105" w:rsidRPr="5A27DF63" w:rsidDel="005066AF">
          <w:rPr>
            <w:noProof/>
          </w:rPr>
          <w:delText>16</w:delText>
        </w:r>
        <w:r w:rsidR="00B62105" w:rsidRPr="5A27DF63" w:rsidDel="005066AF">
          <w:rPr>
            <w:noProof/>
          </w:rPr>
          <w:fldChar w:fldCharType="end"/>
        </w:r>
        <w:r w:rsidDel="005066AF">
          <w:rPr>
            <w:noProof/>
          </w:rPr>
          <w:fldChar w:fldCharType="end"/>
        </w:r>
      </w:del>
    </w:p>
    <w:p w14:paraId="78CD4FDC" w14:textId="202AB023" w:rsidR="00B62105" w:rsidDel="005066AF" w:rsidRDefault="001C765B" w:rsidP="5A27DF63">
      <w:pPr>
        <w:pStyle w:val="TOC4"/>
        <w:tabs>
          <w:tab w:val="left" w:pos="1400"/>
          <w:tab w:val="right" w:leader="dot" w:pos="10457"/>
        </w:tabs>
        <w:rPr>
          <w:del w:id="59" w:author="Mathole, Lethabo, (Mr) (s228346975)" w:date="2026-05-04T12:48:00Z"/>
          <w:rFonts w:asciiTheme="minorHAnsi" w:eastAsiaTheme="minorEastAsia" w:hAnsiTheme="minorHAnsi" w:cstheme="minorBidi"/>
          <w:noProof/>
          <w:sz w:val="24"/>
          <w:szCs w:val="24"/>
          <w:lang w:eastAsia="ja-JP"/>
        </w:rPr>
      </w:pPr>
      <w:del w:id="60" w:author="Mathole, Lethabo, (Mr) (s228346975)" w:date="2026-05-04T12:48:00Z">
        <w:r w:rsidDel="005066AF">
          <w:fldChar w:fldCharType="begin"/>
        </w:r>
        <w:r w:rsidDel="005066AF">
          <w:delInstrText>HYPERLINK \l "_Toc228758771"</w:delInstrText>
        </w:r>
        <w:r w:rsidDel="005066AF">
          <w:fldChar w:fldCharType="separate"/>
        </w:r>
        <w:r w:rsidR="00B62105" w:rsidRPr="5A27DF63" w:rsidDel="005066AF">
          <w:rPr>
            <w:rStyle w:val="Hyperlink"/>
            <w:noProof/>
          </w:rPr>
          <w:delText>2.4.2.1</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_Toc228758771 \h </w:delInstrText>
        </w:r>
        <w:r w:rsidR="00B62105" w:rsidRPr="5A27DF63" w:rsidDel="005066AF">
          <w:rPr>
            <w:noProof/>
          </w:rPr>
        </w:r>
        <w:r w:rsidR="00B62105" w:rsidRPr="5A27DF63" w:rsidDel="005066AF">
          <w:rPr>
            <w:noProof/>
          </w:rPr>
          <w:fldChar w:fldCharType="separate"/>
        </w:r>
        <w:r w:rsidR="00B62105" w:rsidRPr="5A27DF63" w:rsidDel="005066AF">
          <w:rPr>
            <w:noProof/>
          </w:rPr>
          <w:delText>16</w:delText>
        </w:r>
        <w:r w:rsidR="00B62105" w:rsidRPr="5A27DF63" w:rsidDel="005066AF">
          <w:rPr>
            <w:noProof/>
          </w:rPr>
          <w:fldChar w:fldCharType="end"/>
        </w:r>
        <w:r w:rsidDel="005066AF">
          <w:rPr>
            <w:noProof/>
          </w:rPr>
          <w:fldChar w:fldCharType="end"/>
        </w:r>
      </w:del>
    </w:p>
    <w:p w14:paraId="1044A38D" w14:textId="115AE1FA" w:rsidR="00B62105" w:rsidDel="005066AF" w:rsidRDefault="001C765B" w:rsidP="5A27DF63">
      <w:pPr>
        <w:pStyle w:val="TOC4"/>
        <w:tabs>
          <w:tab w:val="left" w:pos="1400"/>
          <w:tab w:val="right" w:leader="dot" w:pos="10457"/>
        </w:tabs>
        <w:rPr>
          <w:del w:id="61" w:author="Mathole, Lethabo, (Mr) (s228346975)" w:date="2026-05-04T12:48:00Z"/>
          <w:rFonts w:asciiTheme="minorHAnsi" w:eastAsiaTheme="minorEastAsia" w:hAnsiTheme="minorHAnsi" w:cstheme="minorBidi"/>
          <w:noProof/>
          <w:sz w:val="24"/>
          <w:szCs w:val="24"/>
          <w:lang w:eastAsia="ja-JP"/>
        </w:rPr>
      </w:pPr>
      <w:del w:id="62" w:author="Mathole, Lethabo, (Mr) (s228346975)" w:date="2026-05-04T12:48:00Z">
        <w:r w:rsidDel="005066AF">
          <w:fldChar w:fldCharType="begin"/>
        </w:r>
        <w:r w:rsidDel="005066AF">
          <w:delInstrText>HYPERLINK \l "_Toc228758772"</w:delInstrText>
        </w:r>
        <w:r w:rsidDel="005066AF">
          <w:fldChar w:fldCharType="separate"/>
        </w:r>
        <w:r w:rsidR="00B62105" w:rsidRPr="5A27DF63" w:rsidDel="005066AF">
          <w:rPr>
            <w:rStyle w:val="Hyperlink"/>
            <w:noProof/>
          </w:rPr>
          <w:delText>2.4.2.2</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_Toc228758772 \h </w:delInstrText>
        </w:r>
        <w:r w:rsidR="00B62105" w:rsidRPr="5A27DF63" w:rsidDel="005066AF">
          <w:rPr>
            <w:noProof/>
          </w:rPr>
        </w:r>
        <w:r w:rsidR="00B62105" w:rsidRPr="5A27DF63" w:rsidDel="005066AF">
          <w:rPr>
            <w:noProof/>
          </w:rPr>
          <w:fldChar w:fldCharType="separate"/>
        </w:r>
        <w:r w:rsidR="00B62105" w:rsidRPr="5A27DF63" w:rsidDel="005066AF">
          <w:rPr>
            <w:noProof/>
          </w:rPr>
          <w:delText>17</w:delText>
        </w:r>
        <w:r w:rsidR="00B62105" w:rsidRPr="5A27DF63" w:rsidDel="005066AF">
          <w:rPr>
            <w:noProof/>
          </w:rPr>
          <w:fldChar w:fldCharType="end"/>
        </w:r>
        <w:r w:rsidDel="005066AF">
          <w:rPr>
            <w:noProof/>
          </w:rPr>
          <w:fldChar w:fldCharType="end"/>
        </w:r>
      </w:del>
    </w:p>
    <w:p w14:paraId="4D65A738" w14:textId="172F7B07" w:rsidR="00B62105" w:rsidDel="005066AF" w:rsidRDefault="001C765B" w:rsidP="5A27DF63">
      <w:pPr>
        <w:pStyle w:val="TOC4"/>
        <w:tabs>
          <w:tab w:val="left" w:pos="1400"/>
          <w:tab w:val="right" w:leader="dot" w:pos="10457"/>
        </w:tabs>
        <w:rPr>
          <w:del w:id="63" w:author="Mathole, Lethabo, (Mr) (s228346975)" w:date="2026-05-04T12:48:00Z"/>
          <w:rFonts w:asciiTheme="minorHAnsi" w:eastAsiaTheme="minorEastAsia" w:hAnsiTheme="minorHAnsi" w:cstheme="minorBidi"/>
          <w:noProof/>
          <w:sz w:val="24"/>
          <w:szCs w:val="24"/>
          <w:lang w:eastAsia="ja-JP"/>
        </w:rPr>
      </w:pPr>
      <w:del w:id="64" w:author="Mathole, Lethabo, (Mr) (s228346975)" w:date="2026-05-04T12:48:00Z">
        <w:r w:rsidDel="005066AF">
          <w:fldChar w:fldCharType="begin"/>
        </w:r>
        <w:r w:rsidDel="005066AF">
          <w:delInstrText>HYPERLINK \l "_Toc228758773"</w:delInstrText>
        </w:r>
        <w:r w:rsidDel="005066AF">
          <w:fldChar w:fldCharType="separate"/>
        </w:r>
        <w:r w:rsidR="00B62105" w:rsidRPr="5A27DF63" w:rsidDel="005066AF">
          <w:rPr>
            <w:rStyle w:val="Hyperlink"/>
            <w:noProof/>
          </w:rPr>
          <w:delText>2.4.2.3</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_Toc228758773 \h </w:delInstrText>
        </w:r>
        <w:r w:rsidR="00B62105" w:rsidRPr="5A27DF63" w:rsidDel="005066AF">
          <w:rPr>
            <w:noProof/>
          </w:rPr>
        </w:r>
        <w:r w:rsidR="00B62105" w:rsidRPr="5A27DF63" w:rsidDel="005066AF">
          <w:rPr>
            <w:noProof/>
          </w:rPr>
          <w:fldChar w:fldCharType="separate"/>
        </w:r>
        <w:r w:rsidR="00B62105" w:rsidRPr="5A27DF63" w:rsidDel="005066AF">
          <w:rPr>
            <w:noProof/>
          </w:rPr>
          <w:delText>19</w:delText>
        </w:r>
        <w:r w:rsidR="00B62105" w:rsidRPr="5A27DF63" w:rsidDel="005066AF">
          <w:rPr>
            <w:noProof/>
          </w:rPr>
          <w:fldChar w:fldCharType="end"/>
        </w:r>
        <w:r w:rsidDel="005066AF">
          <w:rPr>
            <w:noProof/>
          </w:rPr>
          <w:fldChar w:fldCharType="end"/>
        </w:r>
      </w:del>
    </w:p>
    <w:p w14:paraId="578E2E04" w14:textId="4BB50821" w:rsidR="00B62105" w:rsidDel="005066AF" w:rsidRDefault="001C765B" w:rsidP="5A27DF63">
      <w:pPr>
        <w:pStyle w:val="TOC4"/>
        <w:tabs>
          <w:tab w:val="left" w:pos="1400"/>
          <w:tab w:val="right" w:leader="dot" w:pos="10457"/>
        </w:tabs>
        <w:rPr>
          <w:del w:id="65" w:author="Mathole, Lethabo, (Mr) (s228346975)" w:date="2026-05-04T12:48:00Z"/>
          <w:rFonts w:asciiTheme="minorHAnsi" w:eastAsiaTheme="minorEastAsia" w:hAnsiTheme="minorHAnsi" w:cstheme="minorBidi"/>
          <w:noProof/>
          <w:sz w:val="24"/>
          <w:szCs w:val="24"/>
          <w:lang w:eastAsia="ja-JP"/>
        </w:rPr>
      </w:pPr>
      <w:del w:id="66" w:author="Mathole, Lethabo, (Mr) (s228346975)" w:date="2026-05-04T12:48:00Z">
        <w:r w:rsidDel="005066AF">
          <w:fldChar w:fldCharType="begin"/>
        </w:r>
        <w:r w:rsidDel="005066AF">
          <w:delInstrText>HYPERLINK \l "_Toc228758774"</w:delInstrText>
        </w:r>
        <w:r w:rsidDel="005066AF">
          <w:fldChar w:fldCharType="separate"/>
        </w:r>
        <w:r w:rsidR="00B62105" w:rsidRPr="5A27DF63" w:rsidDel="005066AF">
          <w:rPr>
            <w:rStyle w:val="Hyperlink"/>
            <w:noProof/>
          </w:rPr>
          <w:delText>2.4.2.4</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_Toc228758774 \h </w:delInstrText>
        </w:r>
        <w:r w:rsidR="00B62105" w:rsidRPr="5A27DF63" w:rsidDel="005066AF">
          <w:rPr>
            <w:noProof/>
          </w:rPr>
        </w:r>
        <w:r w:rsidR="00B62105" w:rsidRPr="5A27DF63" w:rsidDel="005066AF">
          <w:rPr>
            <w:noProof/>
          </w:rPr>
          <w:fldChar w:fldCharType="separate"/>
        </w:r>
        <w:r w:rsidR="00B62105" w:rsidRPr="5A27DF63" w:rsidDel="005066AF">
          <w:rPr>
            <w:noProof/>
          </w:rPr>
          <w:delText>21</w:delText>
        </w:r>
        <w:r w:rsidR="00B62105" w:rsidRPr="5A27DF63" w:rsidDel="005066AF">
          <w:rPr>
            <w:noProof/>
          </w:rPr>
          <w:fldChar w:fldCharType="end"/>
        </w:r>
        <w:r w:rsidDel="005066AF">
          <w:rPr>
            <w:noProof/>
          </w:rPr>
          <w:fldChar w:fldCharType="end"/>
        </w:r>
      </w:del>
    </w:p>
    <w:p w14:paraId="71BD2508" w14:textId="2F7C15C1" w:rsidR="00B62105" w:rsidDel="005066AF" w:rsidRDefault="001C765B" w:rsidP="5A27DF63">
      <w:pPr>
        <w:pStyle w:val="TOC4"/>
        <w:tabs>
          <w:tab w:val="left" w:pos="1400"/>
          <w:tab w:val="right" w:leader="dot" w:pos="10457"/>
        </w:tabs>
        <w:rPr>
          <w:del w:id="67" w:author="Mathole, Lethabo, (Mr) (s228346975)" w:date="2026-05-04T12:48:00Z"/>
          <w:rFonts w:asciiTheme="minorHAnsi" w:eastAsiaTheme="minorEastAsia" w:hAnsiTheme="minorHAnsi" w:cstheme="minorBidi"/>
          <w:noProof/>
          <w:sz w:val="24"/>
          <w:szCs w:val="24"/>
          <w:lang w:eastAsia="ja-JP"/>
        </w:rPr>
      </w:pPr>
      <w:del w:id="68" w:author="Mathole, Lethabo, (Mr) (s228346975)" w:date="2026-05-04T12:48:00Z">
        <w:r w:rsidDel="005066AF">
          <w:fldChar w:fldCharType="begin"/>
        </w:r>
        <w:r w:rsidDel="005066AF">
          <w:delInstrText>HYPERLINK \l "_Toc228758775"</w:delInstrText>
        </w:r>
        <w:r w:rsidDel="005066AF">
          <w:fldChar w:fldCharType="separate"/>
        </w:r>
        <w:r w:rsidR="00B62105" w:rsidRPr="5A27DF63" w:rsidDel="005066AF">
          <w:rPr>
            <w:rStyle w:val="Hyperlink"/>
            <w:noProof/>
          </w:rPr>
          <w:delText>2.4.2.5</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_Toc228758775 \h </w:delInstrText>
        </w:r>
        <w:r w:rsidR="00B62105" w:rsidRPr="5A27DF63" w:rsidDel="005066AF">
          <w:rPr>
            <w:noProof/>
          </w:rPr>
        </w:r>
        <w:r w:rsidR="00B62105" w:rsidRPr="5A27DF63" w:rsidDel="005066AF">
          <w:rPr>
            <w:noProof/>
          </w:rPr>
          <w:fldChar w:fldCharType="separate"/>
        </w:r>
        <w:r w:rsidR="00B62105" w:rsidRPr="5A27DF63" w:rsidDel="005066AF">
          <w:rPr>
            <w:noProof/>
          </w:rPr>
          <w:delText>21</w:delText>
        </w:r>
        <w:r w:rsidR="00B62105" w:rsidRPr="5A27DF63" w:rsidDel="005066AF">
          <w:rPr>
            <w:noProof/>
          </w:rPr>
          <w:fldChar w:fldCharType="end"/>
        </w:r>
        <w:r w:rsidDel="005066AF">
          <w:rPr>
            <w:noProof/>
          </w:rPr>
          <w:fldChar w:fldCharType="end"/>
        </w:r>
      </w:del>
    </w:p>
    <w:p w14:paraId="3E401821" w14:textId="47851056" w:rsidR="00B62105" w:rsidDel="005066AF" w:rsidRDefault="001C765B" w:rsidP="5A27DF63">
      <w:pPr>
        <w:pStyle w:val="TOC4"/>
        <w:tabs>
          <w:tab w:val="left" w:pos="1400"/>
          <w:tab w:val="right" w:leader="dot" w:pos="10457"/>
        </w:tabs>
        <w:rPr>
          <w:del w:id="69" w:author="Mathole, Lethabo, (Mr) (s228346975)" w:date="2026-05-04T12:48:00Z"/>
          <w:rFonts w:asciiTheme="minorHAnsi" w:eastAsiaTheme="minorEastAsia" w:hAnsiTheme="minorHAnsi" w:cstheme="minorBidi"/>
          <w:noProof/>
          <w:sz w:val="24"/>
          <w:szCs w:val="24"/>
          <w:lang w:eastAsia="ja-JP"/>
        </w:rPr>
      </w:pPr>
      <w:del w:id="70" w:author="Mathole, Lethabo, (Mr) (s228346975)" w:date="2026-05-04T12:48:00Z">
        <w:r w:rsidDel="005066AF">
          <w:fldChar w:fldCharType="begin"/>
        </w:r>
        <w:r w:rsidDel="005066AF">
          <w:delInstrText>HYPERLINK \l "_Toc228758776"</w:delInstrText>
        </w:r>
        <w:r w:rsidDel="005066AF">
          <w:fldChar w:fldCharType="separate"/>
        </w:r>
        <w:r w:rsidR="00B62105" w:rsidRPr="5A27DF63" w:rsidDel="005066AF">
          <w:rPr>
            <w:rStyle w:val="Hyperlink"/>
            <w:noProof/>
          </w:rPr>
          <w:delText>2.4.2.6</w:delText>
        </w:r>
        <w:r w:rsidR="00B62105" w:rsidDel="005066AF">
          <w:tab/>
        </w:r>
        <w:r w:rsidR="00B62105" w:rsidRPr="5A27DF63" w:rsidDel="005066AF">
          <w:rPr>
            <w:rStyle w:val="Hyperlink"/>
            <w:noProof/>
          </w:rPr>
          <w:delText>Designed by &lt;Lethabo Mathole&gt;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_Toc228758776 \h </w:delInstrText>
        </w:r>
        <w:r w:rsidR="00B62105" w:rsidRPr="5A27DF63" w:rsidDel="005066AF">
          <w:rPr>
            <w:noProof/>
          </w:rPr>
        </w:r>
        <w:r w:rsidR="00B62105" w:rsidRPr="5A27DF63" w:rsidDel="005066AF">
          <w:rPr>
            <w:noProof/>
          </w:rPr>
          <w:fldChar w:fldCharType="separate"/>
        </w:r>
        <w:r w:rsidR="00B62105" w:rsidRPr="5A27DF63" w:rsidDel="005066AF">
          <w:rPr>
            <w:noProof/>
          </w:rPr>
          <w:delText>22</w:delText>
        </w:r>
        <w:r w:rsidR="00B62105" w:rsidRPr="5A27DF63" w:rsidDel="005066AF">
          <w:rPr>
            <w:noProof/>
          </w:rPr>
          <w:fldChar w:fldCharType="end"/>
        </w:r>
        <w:r w:rsidDel="005066AF">
          <w:rPr>
            <w:noProof/>
          </w:rPr>
          <w:fldChar w:fldCharType="end"/>
        </w:r>
      </w:del>
    </w:p>
    <w:p w14:paraId="36E54C00" w14:textId="58B35D90" w:rsidR="00B62105" w:rsidDel="005066AF" w:rsidRDefault="001C765B" w:rsidP="5A27DF63">
      <w:pPr>
        <w:pStyle w:val="TOC4"/>
        <w:tabs>
          <w:tab w:val="left" w:pos="1400"/>
          <w:tab w:val="right" w:leader="dot" w:pos="10457"/>
        </w:tabs>
        <w:rPr>
          <w:del w:id="71" w:author="Mathole, Lethabo, (Mr) (s228346975)" w:date="2026-05-04T12:48:00Z"/>
          <w:rFonts w:asciiTheme="minorHAnsi" w:eastAsiaTheme="minorEastAsia" w:hAnsiTheme="minorHAnsi" w:cstheme="minorBidi"/>
          <w:noProof/>
          <w:sz w:val="24"/>
          <w:szCs w:val="24"/>
          <w:lang w:eastAsia="ja-JP"/>
        </w:rPr>
      </w:pPr>
      <w:del w:id="72" w:author="Mathole, Lethabo, (Mr) (s228346975)" w:date="2026-05-04T12:48:00Z">
        <w:r w:rsidDel="005066AF">
          <w:fldChar w:fldCharType="begin"/>
        </w:r>
        <w:r w:rsidDel="005066AF">
          <w:delInstrText>HYPERLINK \l "_Toc228758777"</w:delInstrText>
        </w:r>
        <w:r w:rsidDel="005066AF">
          <w:fldChar w:fldCharType="separate"/>
        </w:r>
        <w:r w:rsidR="00B62105" w:rsidRPr="5A27DF63" w:rsidDel="005066AF">
          <w:rPr>
            <w:rStyle w:val="Hyperlink"/>
            <w:noProof/>
          </w:rPr>
          <w:delText>2.4.2.7</w:delText>
        </w:r>
        <w:r w:rsidR="00B62105" w:rsidDel="005066AF">
          <w:tab/>
        </w:r>
        <w:r w:rsidR="00B62105" w:rsidRPr="5A27DF63" w:rsidDel="005066AF">
          <w:rPr>
            <w:rStyle w:val="Hyperlink"/>
            <w:noProof/>
          </w:rPr>
          <w:delText>Designed by &lt;Lethabo Mathole&gt;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_Toc228758777 \h </w:delInstrText>
        </w:r>
        <w:r w:rsidR="00B62105" w:rsidRPr="5A27DF63" w:rsidDel="005066AF">
          <w:rPr>
            <w:noProof/>
          </w:rPr>
        </w:r>
        <w:r w:rsidR="00B62105" w:rsidRPr="5A27DF63" w:rsidDel="005066AF">
          <w:rPr>
            <w:noProof/>
          </w:rPr>
          <w:fldChar w:fldCharType="separate"/>
        </w:r>
        <w:r w:rsidR="00B62105" w:rsidRPr="5A27DF63" w:rsidDel="005066AF">
          <w:rPr>
            <w:noProof/>
          </w:rPr>
          <w:delText>24</w:delText>
        </w:r>
        <w:r w:rsidR="00B62105" w:rsidRPr="5A27DF63" w:rsidDel="005066AF">
          <w:rPr>
            <w:noProof/>
          </w:rPr>
          <w:fldChar w:fldCharType="end"/>
        </w:r>
        <w:r w:rsidDel="005066AF">
          <w:rPr>
            <w:noProof/>
          </w:rPr>
          <w:fldChar w:fldCharType="end"/>
        </w:r>
      </w:del>
    </w:p>
    <w:p w14:paraId="0CCE2713" w14:textId="7F7CE6A7" w:rsidR="00B62105" w:rsidDel="005066AF" w:rsidRDefault="001C765B" w:rsidP="5A27DF63">
      <w:pPr>
        <w:pStyle w:val="TOC4"/>
        <w:tabs>
          <w:tab w:val="left" w:pos="1400"/>
          <w:tab w:val="right" w:leader="dot" w:pos="10457"/>
        </w:tabs>
        <w:rPr>
          <w:del w:id="73" w:author="Mathole, Lethabo, (Mr) (s228346975)" w:date="2026-05-04T12:48:00Z"/>
          <w:rFonts w:asciiTheme="minorHAnsi" w:eastAsiaTheme="minorEastAsia" w:hAnsiTheme="minorHAnsi" w:cstheme="minorBidi"/>
          <w:noProof/>
          <w:sz w:val="24"/>
          <w:szCs w:val="24"/>
          <w:lang w:eastAsia="ja-JP"/>
        </w:rPr>
      </w:pPr>
      <w:del w:id="74" w:author="Mathole, Lethabo, (Mr) (s228346975)" w:date="2026-05-04T12:48:00Z">
        <w:r w:rsidDel="005066AF">
          <w:fldChar w:fldCharType="begin"/>
        </w:r>
        <w:r w:rsidDel="005066AF">
          <w:delInstrText>HYPERLINK \l "_Toc228758778"</w:delInstrText>
        </w:r>
        <w:r w:rsidDel="005066AF">
          <w:fldChar w:fldCharType="separate"/>
        </w:r>
        <w:r w:rsidR="00B62105" w:rsidRPr="5A27DF63" w:rsidDel="005066AF">
          <w:rPr>
            <w:rStyle w:val="Hyperlink"/>
            <w:noProof/>
          </w:rPr>
          <w:delText>2.4.2.8</w:delText>
        </w:r>
        <w:r w:rsidR="00B62105" w:rsidDel="005066AF">
          <w:tab/>
        </w:r>
        <w:r w:rsidR="00B62105" w:rsidRPr="5A27DF63" w:rsidDel="005066AF">
          <w:rPr>
            <w:rStyle w:val="Hyperlink"/>
            <w:noProof/>
          </w:rPr>
          <w:delText>Designed by &lt;Lethabo Mathole&gt;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_Toc228758778 \h </w:delInstrText>
        </w:r>
        <w:r w:rsidR="00B62105" w:rsidRPr="5A27DF63" w:rsidDel="005066AF">
          <w:rPr>
            <w:noProof/>
          </w:rPr>
        </w:r>
        <w:r w:rsidR="00B62105" w:rsidRPr="5A27DF63" w:rsidDel="005066AF">
          <w:rPr>
            <w:noProof/>
          </w:rPr>
          <w:fldChar w:fldCharType="separate"/>
        </w:r>
        <w:r w:rsidR="00B62105" w:rsidRPr="5A27DF63" w:rsidDel="005066AF">
          <w:rPr>
            <w:noProof/>
          </w:rPr>
          <w:delText>24</w:delText>
        </w:r>
        <w:r w:rsidR="00B62105" w:rsidRPr="5A27DF63" w:rsidDel="005066AF">
          <w:rPr>
            <w:noProof/>
          </w:rPr>
          <w:fldChar w:fldCharType="end"/>
        </w:r>
        <w:r w:rsidDel="005066AF">
          <w:rPr>
            <w:noProof/>
          </w:rPr>
          <w:fldChar w:fldCharType="end"/>
        </w:r>
      </w:del>
    </w:p>
    <w:p w14:paraId="65E7B592" w14:textId="220C05CD" w:rsidR="00B62105" w:rsidDel="005066AF" w:rsidRDefault="001C765B" w:rsidP="5A27DF63">
      <w:pPr>
        <w:pStyle w:val="TOC4"/>
        <w:tabs>
          <w:tab w:val="left" w:pos="1400"/>
          <w:tab w:val="right" w:leader="dot" w:pos="10457"/>
        </w:tabs>
        <w:rPr>
          <w:del w:id="75" w:author="Mathole, Lethabo, (Mr) (s228346975)" w:date="2026-05-04T12:48:00Z"/>
          <w:rFonts w:asciiTheme="minorHAnsi" w:eastAsiaTheme="minorEastAsia" w:hAnsiTheme="minorHAnsi" w:cstheme="minorBidi"/>
          <w:noProof/>
          <w:sz w:val="24"/>
          <w:szCs w:val="24"/>
          <w:lang w:eastAsia="ja-JP"/>
        </w:rPr>
      </w:pPr>
      <w:del w:id="76" w:author="Mathole, Lethabo, (Mr) (s228346975)" w:date="2026-05-04T12:48:00Z">
        <w:r w:rsidDel="005066AF">
          <w:fldChar w:fldCharType="begin"/>
        </w:r>
        <w:r w:rsidDel="005066AF">
          <w:delInstrText>HYPERLINK \l "_Toc228758779"</w:delInstrText>
        </w:r>
        <w:r w:rsidDel="005066AF">
          <w:fldChar w:fldCharType="separate"/>
        </w:r>
        <w:r w:rsidR="00B62105" w:rsidRPr="5A27DF63" w:rsidDel="005066AF">
          <w:rPr>
            <w:rStyle w:val="Hyperlink"/>
            <w:noProof/>
          </w:rPr>
          <w:delText>2.4.2.9</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_Toc228758779 \h </w:delInstrText>
        </w:r>
        <w:r w:rsidR="00B62105" w:rsidRPr="5A27DF63" w:rsidDel="005066AF">
          <w:rPr>
            <w:noProof/>
          </w:rPr>
        </w:r>
        <w:r w:rsidR="00B62105" w:rsidRPr="5A27DF63" w:rsidDel="005066AF">
          <w:rPr>
            <w:noProof/>
          </w:rPr>
          <w:fldChar w:fldCharType="separate"/>
        </w:r>
        <w:r w:rsidR="00B62105" w:rsidRPr="5A27DF63" w:rsidDel="005066AF">
          <w:rPr>
            <w:noProof/>
          </w:rPr>
          <w:delText>26</w:delText>
        </w:r>
        <w:r w:rsidR="00B62105" w:rsidRPr="5A27DF63" w:rsidDel="005066AF">
          <w:rPr>
            <w:noProof/>
          </w:rPr>
          <w:fldChar w:fldCharType="end"/>
        </w:r>
        <w:r w:rsidDel="005066AF">
          <w:rPr>
            <w:noProof/>
          </w:rPr>
          <w:fldChar w:fldCharType="end"/>
        </w:r>
      </w:del>
    </w:p>
    <w:p w14:paraId="14498900" w14:textId="4D04631A" w:rsidR="00B62105" w:rsidDel="005066AF" w:rsidRDefault="001C765B" w:rsidP="5A27DF63">
      <w:pPr>
        <w:pStyle w:val="TOC4"/>
        <w:tabs>
          <w:tab w:val="left" w:pos="1400"/>
          <w:tab w:val="right" w:leader="dot" w:pos="10457"/>
        </w:tabs>
        <w:rPr>
          <w:del w:id="77" w:author="Mathole, Lethabo, (Mr) (s228346975)" w:date="2026-05-04T12:48:00Z"/>
          <w:rFonts w:asciiTheme="minorHAnsi" w:eastAsiaTheme="minorEastAsia" w:hAnsiTheme="minorHAnsi" w:cstheme="minorBidi"/>
          <w:noProof/>
          <w:sz w:val="24"/>
          <w:szCs w:val="24"/>
          <w:lang w:eastAsia="ja-JP"/>
        </w:rPr>
      </w:pPr>
      <w:del w:id="78" w:author="Mathole, Lethabo, (Mr) (s228346975)" w:date="2026-05-04T12:48:00Z">
        <w:r w:rsidDel="005066AF">
          <w:fldChar w:fldCharType="begin"/>
        </w:r>
        <w:r w:rsidDel="005066AF">
          <w:delInstrText>HYPERLINK \l "_Toc228758780"</w:delInstrText>
        </w:r>
        <w:r w:rsidDel="005066AF">
          <w:fldChar w:fldCharType="separate"/>
        </w:r>
        <w:r w:rsidR="00B62105" w:rsidRPr="5A27DF63" w:rsidDel="005066AF">
          <w:rPr>
            <w:rStyle w:val="Hyperlink"/>
            <w:noProof/>
          </w:rPr>
          <w:delText>2.4.2.10</w:delText>
        </w:r>
        <w:r w:rsidR="00B62105" w:rsidDel="005066AF">
          <w:tab/>
        </w:r>
        <w:r w:rsidR="00B62105" w:rsidRPr="5A27DF63" w:rsidDel="005066AF">
          <w:rPr>
            <w:rStyle w:val="Hyperlink"/>
            <w:noProof/>
          </w:rPr>
          <w:delText>Designed by &lt;Lethabo Mathole&gt;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_Toc228758780 \h </w:delInstrText>
        </w:r>
        <w:r w:rsidR="00B62105" w:rsidRPr="5A27DF63" w:rsidDel="005066AF">
          <w:rPr>
            <w:noProof/>
          </w:rPr>
        </w:r>
        <w:r w:rsidR="00B62105" w:rsidRPr="5A27DF63" w:rsidDel="005066AF">
          <w:rPr>
            <w:noProof/>
          </w:rPr>
          <w:fldChar w:fldCharType="separate"/>
        </w:r>
        <w:r w:rsidR="00B62105" w:rsidRPr="5A27DF63" w:rsidDel="005066AF">
          <w:rPr>
            <w:noProof/>
          </w:rPr>
          <w:delText>27</w:delText>
        </w:r>
        <w:r w:rsidR="00B62105" w:rsidRPr="5A27DF63" w:rsidDel="005066AF">
          <w:rPr>
            <w:noProof/>
          </w:rPr>
          <w:fldChar w:fldCharType="end"/>
        </w:r>
        <w:r w:rsidDel="005066AF">
          <w:rPr>
            <w:noProof/>
          </w:rPr>
          <w:fldChar w:fldCharType="end"/>
        </w:r>
      </w:del>
    </w:p>
    <w:p w14:paraId="1BC55229" w14:textId="023AD8F0" w:rsidR="00B62105" w:rsidDel="005066AF" w:rsidRDefault="001C765B" w:rsidP="5A27DF63">
      <w:pPr>
        <w:pStyle w:val="TOC4"/>
        <w:tabs>
          <w:tab w:val="left" w:pos="1400"/>
          <w:tab w:val="right" w:leader="dot" w:pos="10457"/>
        </w:tabs>
        <w:rPr>
          <w:del w:id="79" w:author="Mathole, Lethabo, (Mr) (s228346975)" w:date="2026-05-04T12:48:00Z"/>
          <w:rFonts w:asciiTheme="minorHAnsi" w:eastAsiaTheme="minorEastAsia" w:hAnsiTheme="minorHAnsi" w:cstheme="minorBidi"/>
          <w:noProof/>
          <w:sz w:val="24"/>
          <w:szCs w:val="24"/>
          <w:lang w:eastAsia="ja-JP"/>
        </w:rPr>
      </w:pPr>
      <w:del w:id="80" w:author="Mathole, Lethabo, (Mr) (s228346975)" w:date="2026-05-04T12:48:00Z">
        <w:r w:rsidDel="005066AF">
          <w:fldChar w:fldCharType="begin"/>
        </w:r>
        <w:r w:rsidDel="005066AF">
          <w:delInstrText>HYPERLINK \l "_Toc228758781"</w:delInstrText>
        </w:r>
        <w:r w:rsidDel="005066AF">
          <w:fldChar w:fldCharType="separate"/>
        </w:r>
        <w:r w:rsidR="00B62105" w:rsidRPr="5A27DF63" w:rsidDel="005066AF">
          <w:rPr>
            <w:rStyle w:val="Hyperlink"/>
            <w:noProof/>
          </w:rPr>
          <w:delText>2.4.2.11</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_Toc228758781 \h </w:delInstrText>
        </w:r>
        <w:r w:rsidR="00B62105" w:rsidRPr="5A27DF63" w:rsidDel="005066AF">
          <w:rPr>
            <w:noProof/>
          </w:rPr>
        </w:r>
        <w:r w:rsidR="00B62105" w:rsidRPr="5A27DF63" w:rsidDel="005066AF">
          <w:rPr>
            <w:noProof/>
          </w:rPr>
          <w:fldChar w:fldCharType="separate"/>
        </w:r>
        <w:r w:rsidR="00B62105" w:rsidRPr="5A27DF63" w:rsidDel="005066AF">
          <w:rPr>
            <w:noProof/>
          </w:rPr>
          <w:delText>28</w:delText>
        </w:r>
        <w:r w:rsidR="00B62105" w:rsidRPr="5A27DF63" w:rsidDel="005066AF">
          <w:rPr>
            <w:noProof/>
          </w:rPr>
          <w:fldChar w:fldCharType="end"/>
        </w:r>
        <w:r w:rsidDel="005066AF">
          <w:rPr>
            <w:noProof/>
          </w:rPr>
          <w:fldChar w:fldCharType="end"/>
        </w:r>
      </w:del>
    </w:p>
    <w:p w14:paraId="305CF3D1" w14:textId="5F34873C" w:rsidR="00B62105" w:rsidDel="005066AF" w:rsidRDefault="001C765B" w:rsidP="5A27DF63">
      <w:pPr>
        <w:pStyle w:val="TOC4"/>
        <w:tabs>
          <w:tab w:val="left" w:pos="1400"/>
          <w:tab w:val="right" w:leader="dot" w:pos="10457"/>
        </w:tabs>
        <w:rPr>
          <w:del w:id="81" w:author="Mathole, Lethabo, (Mr) (s228346975)" w:date="2026-05-04T12:48:00Z"/>
          <w:rFonts w:asciiTheme="minorHAnsi" w:eastAsiaTheme="minorEastAsia" w:hAnsiTheme="minorHAnsi" w:cstheme="minorBidi"/>
          <w:noProof/>
          <w:sz w:val="24"/>
          <w:szCs w:val="24"/>
          <w:lang w:eastAsia="ja-JP"/>
        </w:rPr>
      </w:pPr>
      <w:del w:id="82" w:author="Mathole, Lethabo, (Mr) (s228346975)" w:date="2026-05-04T12:48:00Z">
        <w:r w:rsidDel="005066AF">
          <w:fldChar w:fldCharType="begin"/>
        </w:r>
        <w:r w:rsidDel="005066AF">
          <w:delInstrText>HYPERLINK \l "_Toc228758782"</w:delInstrText>
        </w:r>
        <w:r w:rsidDel="005066AF">
          <w:fldChar w:fldCharType="separate"/>
        </w:r>
        <w:r w:rsidR="00B62105" w:rsidRPr="5A27DF63" w:rsidDel="005066AF">
          <w:rPr>
            <w:rStyle w:val="Hyperlink"/>
            <w:noProof/>
          </w:rPr>
          <w:delText>2.4.2.12</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_Toc228758782 \h </w:delInstrText>
        </w:r>
        <w:r w:rsidR="00B62105" w:rsidRPr="5A27DF63" w:rsidDel="005066AF">
          <w:rPr>
            <w:noProof/>
          </w:rPr>
        </w:r>
        <w:r w:rsidR="00B62105" w:rsidRPr="5A27DF63" w:rsidDel="005066AF">
          <w:rPr>
            <w:noProof/>
          </w:rPr>
          <w:fldChar w:fldCharType="separate"/>
        </w:r>
        <w:r w:rsidR="00B62105" w:rsidRPr="5A27DF63" w:rsidDel="005066AF">
          <w:rPr>
            <w:noProof/>
          </w:rPr>
          <w:delText>30</w:delText>
        </w:r>
        <w:r w:rsidR="00B62105" w:rsidRPr="5A27DF63" w:rsidDel="005066AF">
          <w:rPr>
            <w:noProof/>
          </w:rPr>
          <w:fldChar w:fldCharType="end"/>
        </w:r>
        <w:r w:rsidDel="005066AF">
          <w:rPr>
            <w:noProof/>
          </w:rPr>
          <w:fldChar w:fldCharType="end"/>
        </w:r>
      </w:del>
    </w:p>
    <w:p w14:paraId="2E3ACC81" w14:textId="3AEC38B7" w:rsidR="00B62105" w:rsidDel="005066AF" w:rsidRDefault="001C765B" w:rsidP="5A27DF63">
      <w:pPr>
        <w:pStyle w:val="TOC4"/>
        <w:tabs>
          <w:tab w:val="left" w:pos="1400"/>
          <w:tab w:val="right" w:leader="dot" w:pos="10457"/>
        </w:tabs>
        <w:rPr>
          <w:del w:id="83" w:author="Mathole, Lethabo, (Mr) (s228346975)" w:date="2026-05-04T12:48:00Z"/>
          <w:rFonts w:asciiTheme="minorHAnsi" w:eastAsiaTheme="minorEastAsia" w:hAnsiTheme="minorHAnsi" w:cstheme="minorBidi"/>
          <w:noProof/>
          <w:sz w:val="24"/>
          <w:szCs w:val="24"/>
          <w:lang w:eastAsia="ja-JP"/>
        </w:rPr>
      </w:pPr>
      <w:del w:id="84" w:author="Mathole, Lethabo, (Mr) (s228346975)" w:date="2026-05-04T12:48:00Z">
        <w:r w:rsidDel="005066AF">
          <w:fldChar w:fldCharType="begin"/>
        </w:r>
        <w:r w:rsidDel="005066AF">
          <w:delInstrText>HYPERLINK \l "_Toc228758783"</w:delInstrText>
        </w:r>
        <w:r w:rsidDel="005066AF">
          <w:fldChar w:fldCharType="separate"/>
        </w:r>
        <w:r w:rsidR="00B62105" w:rsidRPr="5A27DF63" w:rsidDel="005066AF">
          <w:rPr>
            <w:rStyle w:val="Hyperlink"/>
            <w:noProof/>
          </w:rPr>
          <w:delText>2.4.2.13</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_Toc228758783 \h </w:delInstrText>
        </w:r>
        <w:r w:rsidR="00B62105" w:rsidRPr="5A27DF63" w:rsidDel="005066AF">
          <w:rPr>
            <w:noProof/>
          </w:rPr>
        </w:r>
        <w:r w:rsidR="00B62105" w:rsidRPr="5A27DF63" w:rsidDel="005066AF">
          <w:rPr>
            <w:noProof/>
          </w:rPr>
          <w:fldChar w:fldCharType="separate"/>
        </w:r>
        <w:r w:rsidR="00B62105" w:rsidRPr="5A27DF63" w:rsidDel="005066AF">
          <w:rPr>
            <w:noProof/>
          </w:rPr>
          <w:delText>31</w:delText>
        </w:r>
        <w:r w:rsidR="00B62105" w:rsidRPr="5A27DF63" w:rsidDel="005066AF">
          <w:rPr>
            <w:noProof/>
          </w:rPr>
          <w:fldChar w:fldCharType="end"/>
        </w:r>
        <w:r w:rsidDel="005066AF">
          <w:rPr>
            <w:noProof/>
          </w:rPr>
          <w:fldChar w:fldCharType="end"/>
        </w:r>
      </w:del>
    </w:p>
    <w:p w14:paraId="7C2DE394" w14:textId="033ABB34" w:rsidR="00B62105" w:rsidDel="005066AF" w:rsidRDefault="001C765B" w:rsidP="5A27DF63">
      <w:pPr>
        <w:pStyle w:val="TOC4"/>
        <w:tabs>
          <w:tab w:val="left" w:pos="1400"/>
          <w:tab w:val="right" w:leader="dot" w:pos="10457"/>
        </w:tabs>
        <w:rPr>
          <w:del w:id="85" w:author="Mathole, Lethabo, (Mr) (s228346975)" w:date="2026-05-04T12:48:00Z"/>
          <w:rFonts w:asciiTheme="minorHAnsi" w:eastAsiaTheme="minorEastAsia" w:hAnsiTheme="minorHAnsi" w:cstheme="minorBidi"/>
          <w:noProof/>
          <w:sz w:val="24"/>
          <w:szCs w:val="24"/>
          <w:lang w:eastAsia="ja-JP"/>
        </w:rPr>
      </w:pPr>
      <w:del w:id="86" w:author="Mathole, Lethabo, (Mr) (s228346975)" w:date="2026-05-04T12:48:00Z">
        <w:r w:rsidDel="005066AF">
          <w:fldChar w:fldCharType="begin"/>
        </w:r>
        <w:r w:rsidDel="005066AF">
          <w:delInstrText>HYPERLINK \l "_Toc228758784"</w:delInstrText>
        </w:r>
        <w:r w:rsidDel="005066AF">
          <w:fldChar w:fldCharType="separate"/>
        </w:r>
        <w:r w:rsidR="00B62105" w:rsidRPr="5A27DF63" w:rsidDel="005066AF">
          <w:rPr>
            <w:rStyle w:val="Hyperlink"/>
            <w:noProof/>
          </w:rPr>
          <w:delText>2.4.2.14</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_Toc228758784 \h </w:delInstrText>
        </w:r>
        <w:r w:rsidR="00B62105" w:rsidRPr="5A27DF63" w:rsidDel="005066AF">
          <w:rPr>
            <w:noProof/>
          </w:rPr>
        </w:r>
        <w:r w:rsidR="00B62105" w:rsidRPr="5A27DF63" w:rsidDel="005066AF">
          <w:rPr>
            <w:noProof/>
          </w:rPr>
          <w:fldChar w:fldCharType="separate"/>
        </w:r>
        <w:r w:rsidR="00B62105" w:rsidRPr="5A27DF63" w:rsidDel="005066AF">
          <w:rPr>
            <w:noProof/>
          </w:rPr>
          <w:delText>32</w:delText>
        </w:r>
        <w:r w:rsidR="00B62105" w:rsidRPr="5A27DF63" w:rsidDel="005066AF">
          <w:rPr>
            <w:noProof/>
          </w:rPr>
          <w:fldChar w:fldCharType="end"/>
        </w:r>
        <w:r w:rsidDel="005066AF">
          <w:rPr>
            <w:noProof/>
          </w:rPr>
          <w:fldChar w:fldCharType="end"/>
        </w:r>
      </w:del>
    </w:p>
    <w:p w14:paraId="378A0E01" w14:textId="5F7F2D35" w:rsidR="00B62105" w:rsidDel="005066AF" w:rsidRDefault="001C765B" w:rsidP="5A27DF63">
      <w:pPr>
        <w:pStyle w:val="TOC4"/>
        <w:tabs>
          <w:tab w:val="left" w:pos="1400"/>
          <w:tab w:val="right" w:leader="dot" w:pos="10457"/>
        </w:tabs>
        <w:rPr>
          <w:del w:id="87" w:author="Mathole, Lethabo, (Mr) (s228346975)" w:date="2026-05-04T12:48:00Z"/>
          <w:rFonts w:asciiTheme="minorHAnsi" w:eastAsiaTheme="minorEastAsia" w:hAnsiTheme="minorHAnsi" w:cstheme="minorBidi"/>
          <w:noProof/>
          <w:sz w:val="24"/>
          <w:szCs w:val="24"/>
          <w:lang w:eastAsia="ja-JP"/>
        </w:rPr>
      </w:pPr>
      <w:del w:id="88" w:author="Mathole, Lethabo, (Mr) (s228346975)" w:date="2026-05-04T12:48:00Z">
        <w:r w:rsidDel="005066AF">
          <w:fldChar w:fldCharType="begin"/>
        </w:r>
        <w:r w:rsidDel="005066AF">
          <w:delInstrText>HYPERLINK \l "_Toc228758785"</w:delInstrText>
        </w:r>
        <w:r w:rsidDel="005066AF">
          <w:fldChar w:fldCharType="separate"/>
        </w:r>
        <w:r w:rsidR="00B62105" w:rsidRPr="5A27DF63" w:rsidDel="005066AF">
          <w:rPr>
            <w:rStyle w:val="Hyperlink"/>
            <w:noProof/>
          </w:rPr>
          <w:delText>2.4.2.15</w:delText>
        </w:r>
        <w:r w:rsidR="00B62105" w:rsidDel="005066AF">
          <w:tab/>
        </w:r>
        <w:r w:rsidR="00B62105" w:rsidRPr="5A27DF63" w:rsidDel="005066AF">
          <w:rPr>
            <w:rStyle w:val="Hyperlink"/>
            <w:noProof/>
          </w:rPr>
          <w:delText>Designed by &lt;Lethabo Mathole&gt;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_Toc228758785 \h </w:delInstrText>
        </w:r>
        <w:r w:rsidR="00B62105" w:rsidRPr="5A27DF63" w:rsidDel="005066AF">
          <w:rPr>
            <w:noProof/>
          </w:rPr>
        </w:r>
        <w:r w:rsidR="00B62105" w:rsidRPr="5A27DF63" w:rsidDel="005066AF">
          <w:rPr>
            <w:noProof/>
          </w:rPr>
          <w:fldChar w:fldCharType="separate"/>
        </w:r>
        <w:r w:rsidR="00B62105" w:rsidRPr="5A27DF63" w:rsidDel="005066AF">
          <w:rPr>
            <w:noProof/>
          </w:rPr>
          <w:delText>33</w:delText>
        </w:r>
        <w:r w:rsidR="00B62105" w:rsidRPr="5A27DF63" w:rsidDel="005066AF">
          <w:rPr>
            <w:noProof/>
          </w:rPr>
          <w:fldChar w:fldCharType="end"/>
        </w:r>
        <w:r w:rsidDel="005066AF">
          <w:rPr>
            <w:noProof/>
          </w:rPr>
          <w:fldChar w:fldCharType="end"/>
        </w:r>
      </w:del>
    </w:p>
    <w:p w14:paraId="42C66892" w14:textId="5620972C" w:rsidR="00B62105" w:rsidDel="005066AF" w:rsidRDefault="001C765B" w:rsidP="5A27DF63">
      <w:pPr>
        <w:pStyle w:val="TOC4"/>
        <w:tabs>
          <w:tab w:val="left" w:pos="1400"/>
          <w:tab w:val="right" w:leader="dot" w:pos="10457"/>
        </w:tabs>
        <w:rPr>
          <w:del w:id="89" w:author="Mathole, Lethabo, (Mr) (s228346975)" w:date="2026-05-04T12:48:00Z"/>
          <w:rFonts w:asciiTheme="minorHAnsi" w:eastAsiaTheme="minorEastAsia" w:hAnsiTheme="minorHAnsi" w:cstheme="minorBidi"/>
          <w:noProof/>
          <w:sz w:val="24"/>
          <w:szCs w:val="24"/>
          <w:lang w:eastAsia="ja-JP"/>
        </w:rPr>
      </w:pPr>
      <w:del w:id="90" w:author="Mathole, Lethabo, (Mr) (s228346975)" w:date="2026-05-04T12:48:00Z">
        <w:r w:rsidDel="005066AF">
          <w:fldChar w:fldCharType="begin"/>
        </w:r>
        <w:r w:rsidDel="005066AF">
          <w:delInstrText>HYPERLINK \l "_Toc228758786"</w:delInstrText>
        </w:r>
        <w:r w:rsidDel="005066AF">
          <w:fldChar w:fldCharType="separate"/>
        </w:r>
        <w:r w:rsidR="00B62105" w:rsidRPr="5A27DF63" w:rsidDel="005066AF">
          <w:rPr>
            <w:rStyle w:val="Hyperlink"/>
            <w:noProof/>
          </w:rPr>
          <w:delText>2.4.2.16</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_Toc228758786 \h </w:delInstrText>
        </w:r>
        <w:r w:rsidR="00B62105" w:rsidRPr="5A27DF63" w:rsidDel="005066AF">
          <w:rPr>
            <w:noProof/>
          </w:rPr>
        </w:r>
        <w:r w:rsidR="00B62105" w:rsidRPr="5A27DF63" w:rsidDel="005066AF">
          <w:rPr>
            <w:noProof/>
          </w:rPr>
          <w:fldChar w:fldCharType="separate"/>
        </w:r>
        <w:r w:rsidR="00B62105" w:rsidRPr="5A27DF63" w:rsidDel="005066AF">
          <w:rPr>
            <w:noProof/>
          </w:rPr>
          <w:delText>35</w:delText>
        </w:r>
        <w:r w:rsidR="00B62105" w:rsidRPr="5A27DF63" w:rsidDel="005066AF">
          <w:rPr>
            <w:noProof/>
          </w:rPr>
          <w:fldChar w:fldCharType="end"/>
        </w:r>
        <w:r w:rsidDel="005066AF">
          <w:rPr>
            <w:noProof/>
          </w:rPr>
          <w:fldChar w:fldCharType="end"/>
        </w:r>
      </w:del>
    </w:p>
    <w:p w14:paraId="307BBAFD" w14:textId="38ABC72E" w:rsidR="00B62105" w:rsidDel="005066AF" w:rsidRDefault="001C765B" w:rsidP="5A27DF63">
      <w:pPr>
        <w:pStyle w:val="TOC4"/>
        <w:tabs>
          <w:tab w:val="left" w:pos="1400"/>
          <w:tab w:val="right" w:leader="dot" w:pos="10457"/>
        </w:tabs>
        <w:rPr>
          <w:del w:id="91" w:author="Mathole, Lethabo, (Mr) (s228346975)" w:date="2026-05-04T12:48:00Z"/>
          <w:rFonts w:asciiTheme="minorHAnsi" w:eastAsiaTheme="minorEastAsia" w:hAnsiTheme="minorHAnsi" w:cstheme="minorBidi"/>
          <w:noProof/>
          <w:sz w:val="24"/>
          <w:szCs w:val="24"/>
          <w:lang w:eastAsia="ja-JP"/>
        </w:rPr>
      </w:pPr>
      <w:del w:id="92" w:author="Mathole, Lethabo, (Mr) (s228346975)" w:date="2026-05-04T12:48:00Z">
        <w:r w:rsidDel="005066AF">
          <w:fldChar w:fldCharType="begin"/>
        </w:r>
        <w:r w:rsidDel="005066AF">
          <w:delInstrText>HYPERLINK \l "_Toc228758787"</w:delInstrText>
        </w:r>
        <w:r w:rsidDel="005066AF">
          <w:fldChar w:fldCharType="separate"/>
        </w:r>
        <w:r w:rsidR="00B62105" w:rsidRPr="5A27DF63" w:rsidDel="005066AF">
          <w:rPr>
            <w:rStyle w:val="Hyperlink"/>
            <w:noProof/>
          </w:rPr>
          <w:delText>2.4.2.17</w:delText>
        </w:r>
        <w:r w:rsidR="00B62105" w:rsidDel="005066AF">
          <w:tab/>
        </w:r>
        <w:r w:rsidR="00B62105" w:rsidRPr="5A27DF63" w:rsidDel="005066AF">
          <w:rPr>
            <w:rStyle w:val="Hyperlink"/>
            <w:noProof/>
          </w:rPr>
          <w:delText>Designed by &lt;Hlomani Mashimbye&gt;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_Toc228758787 \h </w:delInstrText>
        </w:r>
        <w:r w:rsidR="00B62105" w:rsidRPr="5A27DF63" w:rsidDel="005066AF">
          <w:rPr>
            <w:noProof/>
          </w:rPr>
        </w:r>
        <w:r w:rsidR="00B62105" w:rsidRPr="5A27DF63" w:rsidDel="005066AF">
          <w:rPr>
            <w:noProof/>
          </w:rPr>
          <w:fldChar w:fldCharType="separate"/>
        </w:r>
        <w:r w:rsidR="00B62105" w:rsidRPr="5A27DF63" w:rsidDel="005066AF">
          <w:rPr>
            <w:noProof/>
          </w:rPr>
          <w:delText>36</w:delText>
        </w:r>
        <w:r w:rsidR="00B62105" w:rsidRPr="5A27DF63" w:rsidDel="005066AF">
          <w:rPr>
            <w:noProof/>
          </w:rPr>
          <w:fldChar w:fldCharType="end"/>
        </w:r>
        <w:r w:rsidDel="005066AF">
          <w:rPr>
            <w:noProof/>
          </w:rPr>
          <w:fldChar w:fldCharType="end"/>
        </w:r>
      </w:del>
    </w:p>
    <w:p w14:paraId="034A8F83" w14:textId="013881E8" w:rsidR="00B62105" w:rsidDel="005066AF" w:rsidRDefault="001C765B" w:rsidP="5A27DF63">
      <w:pPr>
        <w:pStyle w:val="TOC4"/>
        <w:tabs>
          <w:tab w:val="left" w:pos="1400"/>
          <w:tab w:val="right" w:leader="dot" w:pos="10457"/>
        </w:tabs>
        <w:rPr>
          <w:del w:id="93" w:author="Mathole, Lethabo, (Mr) (s228346975)" w:date="2026-05-04T12:48:00Z"/>
          <w:rFonts w:asciiTheme="minorHAnsi" w:eastAsiaTheme="minorEastAsia" w:hAnsiTheme="minorHAnsi" w:cstheme="minorBidi"/>
          <w:noProof/>
          <w:sz w:val="24"/>
          <w:szCs w:val="24"/>
          <w:lang w:eastAsia="ja-JP"/>
        </w:rPr>
      </w:pPr>
      <w:del w:id="94" w:author="Mathole, Lethabo, (Mr) (s228346975)" w:date="2026-05-04T12:48:00Z">
        <w:r w:rsidDel="005066AF">
          <w:fldChar w:fldCharType="begin"/>
        </w:r>
        <w:r w:rsidDel="005066AF">
          <w:delInstrText>HYPERLINK \l "_Toc228758788"</w:delInstrText>
        </w:r>
        <w:r w:rsidDel="005066AF">
          <w:fldChar w:fldCharType="separate"/>
        </w:r>
        <w:r w:rsidR="00B62105" w:rsidRPr="5A27DF63" w:rsidDel="005066AF">
          <w:rPr>
            <w:rStyle w:val="Hyperlink"/>
            <w:noProof/>
          </w:rPr>
          <w:delText>2.4.2.18</w:delText>
        </w:r>
        <w:r w:rsidR="00B62105" w:rsidDel="005066AF">
          <w:tab/>
        </w:r>
        <w:r w:rsidR="00B62105" w:rsidRPr="5A27DF63" w:rsidDel="005066AF">
          <w:rPr>
            <w:rStyle w:val="Hyperlink"/>
            <w:noProof/>
          </w:rPr>
          <w:delText>Designed by &lt;View Payments&gt;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_Toc228758788 \h </w:delInstrText>
        </w:r>
        <w:r w:rsidR="00B62105" w:rsidRPr="5A27DF63" w:rsidDel="005066AF">
          <w:rPr>
            <w:noProof/>
          </w:rPr>
        </w:r>
        <w:r w:rsidR="00B62105" w:rsidRPr="5A27DF63" w:rsidDel="005066AF">
          <w:rPr>
            <w:noProof/>
          </w:rPr>
          <w:fldChar w:fldCharType="separate"/>
        </w:r>
        <w:r w:rsidR="00B62105" w:rsidRPr="5A27DF63" w:rsidDel="005066AF">
          <w:rPr>
            <w:noProof/>
          </w:rPr>
          <w:delText>38</w:delText>
        </w:r>
        <w:r w:rsidR="00B62105" w:rsidRPr="5A27DF63" w:rsidDel="005066AF">
          <w:rPr>
            <w:noProof/>
          </w:rPr>
          <w:fldChar w:fldCharType="end"/>
        </w:r>
        <w:r w:rsidDel="005066AF">
          <w:rPr>
            <w:noProof/>
          </w:rPr>
          <w:fldChar w:fldCharType="end"/>
        </w:r>
      </w:del>
    </w:p>
    <w:p w14:paraId="0DB5E873" w14:textId="4F84D99F" w:rsidR="00B62105" w:rsidDel="005066AF" w:rsidRDefault="001C765B" w:rsidP="5A27DF63">
      <w:pPr>
        <w:pStyle w:val="TOC4"/>
        <w:tabs>
          <w:tab w:val="left" w:pos="1400"/>
          <w:tab w:val="right" w:leader="dot" w:pos="10457"/>
        </w:tabs>
        <w:rPr>
          <w:del w:id="95" w:author="Mathole, Lethabo, (Mr) (s228346975)" w:date="2026-05-04T12:48:00Z"/>
          <w:rFonts w:asciiTheme="minorHAnsi" w:eastAsiaTheme="minorEastAsia" w:hAnsiTheme="minorHAnsi" w:cstheme="minorBidi"/>
          <w:noProof/>
          <w:sz w:val="24"/>
          <w:szCs w:val="24"/>
          <w:lang w:eastAsia="ja-JP"/>
        </w:rPr>
      </w:pPr>
      <w:del w:id="96" w:author="Mathole, Lethabo, (Mr) (s228346975)" w:date="2026-05-04T12:48:00Z">
        <w:r w:rsidDel="005066AF">
          <w:fldChar w:fldCharType="begin"/>
        </w:r>
        <w:r w:rsidDel="005066AF">
          <w:delInstrText>HYPERLINK \l "_Toc228758789"</w:delInstrText>
        </w:r>
        <w:r w:rsidDel="005066AF">
          <w:fldChar w:fldCharType="separate"/>
        </w:r>
        <w:r w:rsidR="00B62105" w:rsidRPr="5A27DF63" w:rsidDel="005066AF">
          <w:rPr>
            <w:rStyle w:val="Hyperlink"/>
            <w:noProof/>
          </w:rPr>
          <w:delText>2.4.2.19</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_Toc228758789 \h </w:delInstrText>
        </w:r>
        <w:r w:rsidR="00B62105" w:rsidRPr="5A27DF63" w:rsidDel="005066AF">
          <w:rPr>
            <w:noProof/>
          </w:rPr>
        </w:r>
        <w:r w:rsidR="00B62105" w:rsidRPr="5A27DF63" w:rsidDel="005066AF">
          <w:rPr>
            <w:noProof/>
          </w:rPr>
          <w:fldChar w:fldCharType="separate"/>
        </w:r>
        <w:r w:rsidR="00B62105" w:rsidRPr="5A27DF63" w:rsidDel="005066AF">
          <w:rPr>
            <w:noProof/>
          </w:rPr>
          <w:delText>39</w:delText>
        </w:r>
        <w:r w:rsidR="00B62105" w:rsidRPr="5A27DF63" w:rsidDel="005066AF">
          <w:rPr>
            <w:noProof/>
          </w:rPr>
          <w:fldChar w:fldCharType="end"/>
        </w:r>
        <w:r w:rsidDel="005066AF">
          <w:rPr>
            <w:noProof/>
          </w:rPr>
          <w:fldChar w:fldCharType="end"/>
        </w:r>
      </w:del>
    </w:p>
    <w:p w14:paraId="2E7A0CF0" w14:textId="27C271F2" w:rsidR="00B62105" w:rsidDel="005066AF" w:rsidRDefault="001C765B" w:rsidP="5A27DF63">
      <w:pPr>
        <w:pStyle w:val="TOC4"/>
        <w:tabs>
          <w:tab w:val="left" w:pos="1400"/>
          <w:tab w:val="right" w:leader="dot" w:pos="10457"/>
        </w:tabs>
        <w:rPr>
          <w:del w:id="97" w:author="Mathole, Lethabo, (Mr) (s228346975)" w:date="2026-05-04T12:48:00Z"/>
          <w:rFonts w:asciiTheme="minorHAnsi" w:eastAsiaTheme="minorEastAsia" w:hAnsiTheme="minorHAnsi" w:cstheme="minorBidi"/>
          <w:noProof/>
          <w:sz w:val="24"/>
          <w:szCs w:val="24"/>
          <w:lang w:eastAsia="ja-JP"/>
        </w:rPr>
      </w:pPr>
      <w:del w:id="98" w:author="Mathole, Lethabo, (Mr) (s228346975)" w:date="2026-05-04T12:48:00Z">
        <w:r w:rsidDel="005066AF">
          <w:fldChar w:fldCharType="begin"/>
        </w:r>
        <w:r w:rsidDel="005066AF">
          <w:delInstrText>HYPERLINK \l "_Toc228758790"</w:delInstrText>
        </w:r>
        <w:r w:rsidDel="005066AF">
          <w:fldChar w:fldCharType="separate"/>
        </w:r>
        <w:r w:rsidR="00B62105" w:rsidRPr="5A27DF63" w:rsidDel="005066AF">
          <w:rPr>
            <w:rStyle w:val="Hyperlink"/>
            <w:noProof/>
          </w:rPr>
          <w:delText>2.4.2.20</w:delText>
        </w:r>
        <w:r w:rsidR="00B62105" w:rsidDel="005066AF">
          <w:tab/>
        </w:r>
        <w:r w:rsidR="00B62105" w:rsidRPr="5A27DF63" w:rsidDel="005066AF">
          <w:rPr>
            <w:rStyle w:val="Hyperlink"/>
            <w:noProof/>
          </w:rPr>
          <w:delText>Designed by &lt;Awonke Gana&gt;</w:delText>
        </w:r>
        <w:r w:rsidR="00B62105" w:rsidDel="005066AF">
          <w:tab/>
        </w:r>
        <w:r w:rsidR="00B62105" w:rsidRPr="5A27DF63" w:rsidDel="005066AF">
          <w:rPr>
            <w:noProof/>
          </w:rPr>
          <w:fldChar w:fldCharType="begin"/>
        </w:r>
        <w:r w:rsidR="00B62105" w:rsidRPr="5A27DF63" w:rsidDel="005066AF">
          <w:rPr>
            <w:noProof/>
          </w:rPr>
          <w:delInstrText xml:space="preserve"> PAGEREF _Toc228758790 \h </w:delInstrText>
        </w:r>
        <w:r w:rsidR="00B62105" w:rsidRPr="5A27DF63" w:rsidDel="005066AF">
          <w:rPr>
            <w:noProof/>
          </w:rPr>
        </w:r>
        <w:r w:rsidR="00B62105" w:rsidRPr="5A27DF63" w:rsidDel="005066AF">
          <w:rPr>
            <w:noProof/>
          </w:rPr>
          <w:fldChar w:fldCharType="separate"/>
        </w:r>
        <w:r w:rsidR="00B62105" w:rsidRPr="5A27DF63" w:rsidDel="005066AF">
          <w:rPr>
            <w:noProof/>
          </w:rPr>
          <w:delText>40</w:delText>
        </w:r>
        <w:r w:rsidR="00B62105" w:rsidRPr="5A27DF63" w:rsidDel="005066AF">
          <w:rPr>
            <w:noProof/>
          </w:rPr>
          <w:fldChar w:fldCharType="end"/>
        </w:r>
        <w:r w:rsidDel="005066AF">
          <w:rPr>
            <w:noProof/>
          </w:rPr>
          <w:fldChar w:fldCharType="end"/>
        </w:r>
      </w:del>
    </w:p>
    <w:p w14:paraId="01745592" w14:textId="746030F4" w:rsidR="00B62105" w:rsidDel="005066AF" w:rsidRDefault="001C765B" w:rsidP="5A27DF63">
      <w:pPr>
        <w:pStyle w:val="TOC1"/>
        <w:rPr>
          <w:del w:id="99" w:author="Mathole, Lethabo, (Mr) (s228346975)" w:date="2026-05-04T12:48:00Z"/>
          <w:rFonts w:asciiTheme="minorHAnsi" w:eastAsiaTheme="minorEastAsia" w:hAnsiTheme="minorHAnsi" w:cstheme="minorBidi"/>
          <w:b w:val="0"/>
          <w:bCs w:val="0"/>
          <w:caps w:val="0"/>
          <w:sz w:val="24"/>
          <w:szCs w:val="24"/>
          <w:lang w:eastAsia="ja-JP"/>
        </w:rPr>
      </w:pPr>
      <w:del w:id="100" w:author="Mathole, Lethabo, (Mr) (s228346975)" w:date="2026-05-04T12:48:00Z">
        <w:r w:rsidDel="005066AF">
          <w:rPr>
            <w:b w:val="0"/>
            <w:bCs w:val="0"/>
            <w:caps w:val="0"/>
          </w:rPr>
          <w:fldChar w:fldCharType="begin"/>
        </w:r>
        <w:r w:rsidDel="005066AF">
          <w:delInstrText>HYPERLINK \l "_Toc228758791"</w:delInstrText>
        </w:r>
        <w:r w:rsidDel="005066AF">
          <w:rPr>
            <w:b w:val="0"/>
            <w:bCs w:val="0"/>
            <w:caps w:val="0"/>
          </w:rPr>
        </w:r>
        <w:r w:rsidDel="005066AF">
          <w:rPr>
            <w:b w:val="0"/>
            <w:bCs w:val="0"/>
            <w:caps w:val="0"/>
          </w:rPr>
          <w:fldChar w:fldCharType="separate"/>
        </w:r>
        <w:r w:rsidR="00B62105" w:rsidRPr="5A27DF63" w:rsidDel="005066AF">
          <w:rPr>
            <w:rStyle w:val="Hyperlink"/>
          </w:rPr>
          <w:delText>3</w:delText>
        </w:r>
        <w:r w:rsidR="00B62105" w:rsidDel="005066AF">
          <w:tab/>
        </w:r>
        <w:r w:rsidR="00B62105" w:rsidRPr="5A27DF63" w:rsidDel="005066AF">
          <w:rPr>
            <w:rStyle w:val="Hyperlink"/>
          </w:rPr>
          <w:delText>DATA REQUIREMENTS</w:delText>
        </w:r>
        <w:r w:rsidR="00B62105" w:rsidDel="005066AF">
          <w:tab/>
        </w:r>
        <w:r w:rsidR="00B62105" w:rsidDel="005066AF">
          <w:rPr>
            <w:b w:val="0"/>
            <w:bCs w:val="0"/>
            <w:caps w:val="0"/>
          </w:rPr>
          <w:fldChar w:fldCharType="begin"/>
        </w:r>
        <w:r w:rsidR="00B62105" w:rsidDel="005066AF">
          <w:delInstrText xml:space="preserve"> PAGEREF _Toc228758791 \h </w:delInstrText>
        </w:r>
        <w:r w:rsidR="00B62105" w:rsidDel="005066AF">
          <w:rPr>
            <w:b w:val="0"/>
            <w:bCs w:val="0"/>
            <w:caps w:val="0"/>
          </w:rPr>
        </w:r>
        <w:r w:rsidR="00B62105" w:rsidDel="005066AF">
          <w:rPr>
            <w:b w:val="0"/>
            <w:bCs w:val="0"/>
            <w:caps w:val="0"/>
          </w:rPr>
          <w:fldChar w:fldCharType="separate"/>
        </w:r>
        <w:r w:rsidR="00B62105" w:rsidDel="005066AF">
          <w:delText>41</w:delText>
        </w:r>
        <w:r w:rsidR="00B62105" w:rsidDel="005066AF">
          <w:rPr>
            <w:b w:val="0"/>
            <w:bCs w:val="0"/>
            <w:caps w:val="0"/>
          </w:rPr>
          <w:fldChar w:fldCharType="end"/>
        </w:r>
        <w:r w:rsidDel="005066AF">
          <w:rPr>
            <w:b w:val="0"/>
            <w:bCs w:val="0"/>
            <w:caps w:val="0"/>
          </w:rPr>
          <w:fldChar w:fldCharType="end"/>
        </w:r>
      </w:del>
    </w:p>
    <w:p w14:paraId="0DE56382" w14:textId="3D6BAE4E" w:rsidR="00B62105" w:rsidDel="005066AF" w:rsidRDefault="001C765B" w:rsidP="5A27DF63">
      <w:pPr>
        <w:pStyle w:val="TOC2"/>
        <w:rPr>
          <w:del w:id="101" w:author="Mathole, Lethabo, (Mr) (s228346975)" w:date="2026-05-04T12:48:00Z"/>
          <w:rFonts w:asciiTheme="minorHAnsi" w:eastAsiaTheme="minorEastAsia" w:hAnsiTheme="minorHAnsi" w:cstheme="minorBidi"/>
          <w:sz w:val="24"/>
          <w:szCs w:val="24"/>
          <w:lang w:eastAsia="ja-JP"/>
        </w:rPr>
      </w:pPr>
      <w:del w:id="102" w:author="Mathole, Lethabo, (Mr) (s228346975)" w:date="2026-05-04T12:48:00Z">
        <w:r w:rsidDel="005066AF">
          <w:rPr>
            <w:bCs w:val="0"/>
          </w:rPr>
          <w:fldChar w:fldCharType="begin"/>
        </w:r>
        <w:r w:rsidDel="005066AF">
          <w:delInstrText>HYPERLINK \l "_Toc228758792"</w:delInstrText>
        </w:r>
        <w:r w:rsidDel="005066AF">
          <w:rPr>
            <w:bCs w:val="0"/>
          </w:rPr>
        </w:r>
        <w:r w:rsidDel="005066AF">
          <w:rPr>
            <w:bCs w:val="0"/>
          </w:rPr>
          <w:fldChar w:fldCharType="separate"/>
        </w:r>
        <w:r w:rsidR="00B62105" w:rsidRPr="5A27DF63" w:rsidDel="005066AF">
          <w:rPr>
            <w:rStyle w:val="Hyperlink"/>
          </w:rPr>
          <w:delText>3.1</w:delText>
        </w:r>
        <w:r w:rsidR="00B62105" w:rsidDel="005066AF">
          <w:tab/>
        </w:r>
        <w:r w:rsidR="00B62105" w:rsidRPr="5A27DF63" w:rsidDel="005066AF">
          <w:rPr>
            <w:rStyle w:val="Hyperlink"/>
          </w:rPr>
          <w:delText>List of data and attributes</w:delText>
        </w:r>
        <w:r w:rsidR="00B62105" w:rsidDel="005066AF">
          <w:tab/>
        </w:r>
        <w:r w:rsidR="00B62105" w:rsidDel="005066AF">
          <w:rPr>
            <w:bCs w:val="0"/>
          </w:rPr>
          <w:fldChar w:fldCharType="begin"/>
        </w:r>
        <w:r w:rsidR="00B62105" w:rsidDel="005066AF">
          <w:delInstrText xml:space="preserve"> PAGEREF _Toc228758792 \h </w:delInstrText>
        </w:r>
        <w:r w:rsidR="00B62105" w:rsidDel="005066AF">
          <w:rPr>
            <w:bCs w:val="0"/>
          </w:rPr>
        </w:r>
        <w:r w:rsidR="00B62105" w:rsidDel="005066AF">
          <w:rPr>
            <w:bCs w:val="0"/>
          </w:rPr>
          <w:fldChar w:fldCharType="separate"/>
        </w:r>
        <w:r w:rsidR="00B62105" w:rsidDel="005066AF">
          <w:delText>41</w:delText>
        </w:r>
        <w:r w:rsidR="00B62105" w:rsidDel="005066AF">
          <w:rPr>
            <w:bCs w:val="0"/>
          </w:rPr>
          <w:fldChar w:fldCharType="end"/>
        </w:r>
        <w:r w:rsidDel="005066AF">
          <w:rPr>
            <w:bCs w:val="0"/>
          </w:rPr>
          <w:fldChar w:fldCharType="end"/>
        </w:r>
      </w:del>
    </w:p>
    <w:p w14:paraId="26355539" w14:textId="16920C4C" w:rsidR="00B62105" w:rsidDel="005066AF" w:rsidRDefault="001C765B" w:rsidP="5A27DF63">
      <w:pPr>
        <w:pStyle w:val="TOC2"/>
        <w:rPr>
          <w:del w:id="103" w:author="Mathole, Lethabo, (Mr) (s228346975)" w:date="2026-05-04T12:48:00Z"/>
          <w:rFonts w:asciiTheme="minorHAnsi" w:eastAsiaTheme="minorEastAsia" w:hAnsiTheme="minorHAnsi" w:cstheme="minorBidi"/>
          <w:sz w:val="24"/>
          <w:szCs w:val="24"/>
          <w:lang w:eastAsia="ja-JP"/>
        </w:rPr>
      </w:pPr>
      <w:del w:id="104" w:author="Mathole, Lethabo, (Mr) (s228346975)" w:date="2026-05-04T12:48:00Z">
        <w:r w:rsidDel="005066AF">
          <w:rPr>
            <w:bCs w:val="0"/>
          </w:rPr>
          <w:fldChar w:fldCharType="begin"/>
        </w:r>
        <w:r w:rsidDel="005066AF">
          <w:delInstrText>HYPERLINK \l "_Toc228758793"</w:delInstrText>
        </w:r>
        <w:r w:rsidDel="005066AF">
          <w:rPr>
            <w:bCs w:val="0"/>
          </w:rPr>
        </w:r>
        <w:r w:rsidDel="005066AF">
          <w:rPr>
            <w:bCs w:val="0"/>
          </w:rPr>
          <w:fldChar w:fldCharType="separate"/>
        </w:r>
        <w:r w:rsidR="00B62105" w:rsidRPr="5A27DF63" w:rsidDel="005066AF">
          <w:rPr>
            <w:rStyle w:val="Hyperlink"/>
          </w:rPr>
          <w:delText>3.2</w:delText>
        </w:r>
        <w:r w:rsidR="00B62105" w:rsidDel="005066AF">
          <w:tab/>
        </w:r>
        <w:r w:rsidR="00B62105" w:rsidRPr="5A27DF63" w:rsidDel="005066AF">
          <w:rPr>
            <w:rStyle w:val="Hyperlink"/>
          </w:rPr>
          <w:delText>Domain Class Diagram</w:delText>
        </w:r>
        <w:r w:rsidR="00B62105" w:rsidDel="005066AF">
          <w:tab/>
        </w:r>
        <w:r w:rsidR="00B62105" w:rsidDel="005066AF">
          <w:rPr>
            <w:bCs w:val="0"/>
          </w:rPr>
          <w:fldChar w:fldCharType="begin"/>
        </w:r>
        <w:r w:rsidR="00B62105" w:rsidDel="005066AF">
          <w:delInstrText xml:space="preserve"> PAGEREF _Toc228758793 \h </w:delInstrText>
        </w:r>
        <w:r w:rsidR="00B62105" w:rsidDel="005066AF">
          <w:rPr>
            <w:bCs w:val="0"/>
          </w:rPr>
        </w:r>
        <w:r w:rsidR="00B62105" w:rsidDel="005066AF">
          <w:rPr>
            <w:bCs w:val="0"/>
          </w:rPr>
          <w:fldChar w:fldCharType="separate"/>
        </w:r>
        <w:r w:rsidR="00B62105" w:rsidDel="005066AF">
          <w:delText>42</w:delText>
        </w:r>
        <w:r w:rsidR="00B62105" w:rsidDel="005066AF">
          <w:rPr>
            <w:bCs w:val="0"/>
          </w:rPr>
          <w:fldChar w:fldCharType="end"/>
        </w:r>
        <w:r w:rsidDel="005066AF">
          <w:rPr>
            <w:bCs w:val="0"/>
          </w:rPr>
          <w:fldChar w:fldCharType="end"/>
        </w:r>
      </w:del>
    </w:p>
    <w:p w14:paraId="06DAF012" w14:textId="2576DE2F" w:rsidR="00B62105" w:rsidDel="005066AF" w:rsidRDefault="001C765B" w:rsidP="5A27DF63">
      <w:pPr>
        <w:pStyle w:val="TOC2"/>
        <w:rPr>
          <w:del w:id="105" w:author="Mathole, Lethabo, (Mr) (s228346975)" w:date="2026-05-04T12:48:00Z"/>
          <w:rFonts w:asciiTheme="minorHAnsi" w:eastAsiaTheme="minorEastAsia" w:hAnsiTheme="minorHAnsi" w:cstheme="minorBidi"/>
          <w:sz w:val="24"/>
          <w:szCs w:val="24"/>
          <w:lang w:eastAsia="ja-JP"/>
        </w:rPr>
      </w:pPr>
      <w:del w:id="106" w:author="Mathole, Lethabo, (Mr) (s228346975)" w:date="2026-05-04T12:48:00Z">
        <w:r w:rsidDel="005066AF">
          <w:rPr>
            <w:bCs w:val="0"/>
          </w:rPr>
          <w:fldChar w:fldCharType="begin"/>
        </w:r>
        <w:r w:rsidDel="005066AF">
          <w:delInstrText>HYPERLINK \l "_Toc228758794"</w:delInstrText>
        </w:r>
        <w:r w:rsidDel="005066AF">
          <w:rPr>
            <w:bCs w:val="0"/>
          </w:rPr>
        </w:r>
        <w:r w:rsidDel="005066AF">
          <w:rPr>
            <w:bCs w:val="0"/>
          </w:rPr>
          <w:fldChar w:fldCharType="separate"/>
        </w:r>
        <w:r w:rsidR="00B62105" w:rsidRPr="5A27DF63" w:rsidDel="005066AF">
          <w:rPr>
            <w:rStyle w:val="Hyperlink"/>
          </w:rPr>
          <w:delText>3.3</w:delText>
        </w:r>
        <w:r w:rsidR="00B62105" w:rsidDel="005066AF">
          <w:tab/>
        </w:r>
        <w:r w:rsidR="00B62105" w:rsidRPr="5A27DF63" w:rsidDel="005066AF">
          <w:rPr>
            <w:rStyle w:val="Hyperlink"/>
          </w:rPr>
          <w:delText>Draft Implementation Ready Class Diagram</w:delText>
        </w:r>
        <w:r w:rsidR="00B62105" w:rsidDel="005066AF">
          <w:tab/>
        </w:r>
        <w:r w:rsidR="00B62105" w:rsidDel="005066AF">
          <w:rPr>
            <w:bCs w:val="0"/>
          </w:rPr>
          <w:fldChar w:fldCharType="begin"/>
        </w:r>
        <w:r w:rsidR="00B62105" w:rsidDel="005066AF">
          <w:delInstrText xml:space="preserve"> PAGEREF _Toc228758794 \h </w:delInstrText>
        </w:r>
        <w:r w:rsidR="00B62105" w:rsidDel="005066AF">
          <w:rPr>
            <w:bCs w:val="0"/>
          </w:rPr>
        </w:r>
        <w:r w:rsidR="00B62105" w:rsidDel="005066AF">
          <w:rPr>
            <w:bCs w:val="0"/>
          </w:rPr>
          <w:fldChar w:fldCharType="separate"/>
        </w:r>
        <w:r w:rsidR="00B62105" w:rsidDel="005066AF">
          <w:delText>43</w:delText>
        </w:r>
        <w:r w:rsidR="00B62105" w:rsidDel="005066AF">
          <w:rPr>
            <w:bCs w:val="0"/>
          </w:rPr>
          <w:fldChar w:fldCharType="end"/>
        </w:r>
        <w:r w:rsidDel="005066AF">
          <w:rPr>
            <w:bCs w:val="0"/>
          </w:rPr>
          <w:fldChar w:fldCharType="end"/>
        </w:r>
      </w:del>
    </w:p>
    <w:p w14:paraId="64D98700" w14:textId="44127E47" w:rsidR="00B62105" w:rsidDel="005066AF" w:rsidRDefault="001C765B" w:rsidP="5A27DF63">
      <w:pPr>
        <w:pStyle w:val="TOC2"/>
        <w:rPr>
          <w:del w:id="107" w:author="Mathole, Lethabo, (Mr) (s228346975)" w:date="2026-05-04T12:48:00Z"/>
          <w:rFonts w:asciiTheme="minorHAnsi" w:eastAsiaTheme="minorEastAsia" w:hAnsiTheme="minorHAnsi" w:cstheme="minorBidi"/>
          <w:sz w:val="24"/>
          <w:szCs w:val="24"/>
          <w:lang w:eastAsia="ja-JP"/>
        </w:rPr>
      </w:pPr>
      <w:del w:id="108" w:author="Mathole, Lethabo, (Mr) (s228346975)" w:date="2026-05-04T12:48:00Z">
        <w:r w:rsidDel="005066AF">
          <w:rPr>
            <w:bCs w:val="0"/>
          </w:rPr>
          <w:fldChar w:fldCharType="begin"/>
        </w:r>
        <w:r w:rsidDel="005066AF">
          <w:delInstrText>HYPERLINK \l "_Toc228758795"</w:delInstrText>
        </w:r>
        <w:r w:rsidDel="005066AF">
          <w:rPr>
            <w:bCs w:val="0"/>
          </w:rPr>
        </w:r>
        <w:r w:rsidDel="005066AF">
          <w:rPr>
            <w:bCs w:val="0"/>
          </w:rPr>
          <w:fldChar w:fldCharType="separate"/>
        </w:r>
        <w:r w:rsidR="00B62105" w:rsidRPr="5A27DF63" w:rsidDel="005066AF">
          <w:rPr>
            <w:rStyle w:val="Hyperlink"/>
          </w:rPr>
          <w:delText>3.4</w:delText>
        </w:r>
        <w:r w:rsidR="00B62105" w:rsidDel="005066AF">
          <w:tab/>
        </w:r>
        <w:r w:rsidR="00B62105" w:rsidRPr="5A27DF63" w:rsidDel="005066AF">
          <w:rPr>
            <w:rStyle w:val="Hyperlink"/>
          </w:rPr>
          <w:delText>Implemented database structure</w:delText>
        </w:r>
        <w:r w:rsidR="00B62105" w:rsidDel="005066AF">
          <w:tab/>
        </w:r>
        <w:r w:rsidR="00B62105" w:rsidDel="005066AF">
          <w:rPr>
            <w:bCs w:val="0"/>
          </w:rPr>
          <w:fldChar w:fldCharType="begin"/>
        </w:r>
        <w:r w:rsidR="00B62105" w:rsidDel="005066AF">
          <w:delInstrText xml:space="preserve"> PAGEREF _Toc228758795 \h </w:delInstrText>
        </w:r>
        <w:r w:rsidR="00B62105" w:rsidDel="005066AF">
          <w:rPr>
            <w:bCs w:val="0"/>
          </w:rPr>
        </w:r>
        <w:r w:rsidR="00B62105" w:rsidDel="005066AF">
          <w:rPr>
            <w:bCs w:val="0"/>
          </w:rPr>
          <w:fldChar w:fldCharType="separate"/>
        </w:r>
        <w:r w:rsidR="00B62105" w:rsidDel="005066AF">
          <w:delText>45</w:delText>
        </w:r>
        <w:r w:rsidR="00B62105" w:rsidDel="005066AF">
          <w:rPr>
            <w:bCs w:val="0"/>
          </w:rPr>
          <w:fldChar w:fldCharType="end"/>
        </w:r>
        <w:r w:rsidDel="005066AF">
          <w:rPr>
            <w:bCs w:val="0"/>
          </w:rPr>
          <w:fldChar w:fldCharType="end"/>
        </w:r>
      </w:del>
    </w:p>
    <w:p w14:paraId="12715234" w14:textId="7A51F4D5" w:rsidR="00B62105" w:rsidDel="005066AF" w:rsidRDefault="001C765B" w:rsidP="5A27DF63">
      <w:pPr>
        <w:pStyle w:val="TOC1"/>
        <w:rPr>
          <w:del w:id="109" w:author="Mathole, Lethabo, (Mr) (s228346975)" w:date="2026-05-04T12:48:00Z"/>
          <w:rFonts w:asciiTheme="minorHAnsi" w:eastAsiaTheme="minorEastAsia" w:hAnsiTheme="minorHAnsi" w:cstheme="minorBidi"/>
          <w:b w:val="0"/>
          <w:bCs w:val="0"/>
          <w:caps w:val="0"/>
          <w:sz w:val="24"/>
          <w:szCs w:val="24"/>
          <w:lang w:eastAsia="ja-JP"/>
        </w:rPr>
      </w:pPr>
      <w:del w:id="110" w:author="Mathole, Lethabo, (Mr) (s228346975)" w:date="2026-05-04T12:48:00Z">
        <w:r w:rsidDel="005066AF">
          <w:rPr>
            <w:b w:val="0"/>
            <w:bCs w:val="0"/>
            <w:caps w:val="0"/>
          </w:rPr>
          <w:fldChar w:fldCharType="begin"/>
        </w:r>
        <w:r w:rsidDel="005066AF">
          <w:delInstrText>HYPERLINK \l "_Toc228758796"</w:delInstrText>
        </w:r>
        <w:r w:rsidDel="005066AF">
          <w:rPr>
            <w:b w:val="0"/>
            <w:bCs w:val="0"/>
            <w:caps w:val="0"/>
          </w:rPr>
        </w:r>
        <w:r w:rsidDel="005066AF">
          <w:rPr>
            <w:b w:val="0"/>
            <w:bCs w:val="0"/>
            <w:caps w:val="0"/>
          </w:rPr>
          <w:fldChar w:fldCharType="separate"/>
        </w:r>
        <w:r w:rsidR="00B62105" w:rsidRPr="5A27DF63" w:rsidDel="005066AF">
          <w:rPr>
            <w:rStyle w:val="Hyperlink"/>
          </w:rPr>
          <w:delText>4</w:delText>
        </w:r>
        <w:r w:rsidR="00B62105" w:rsidDel="005066AF">
          <w:tab/>
        </w:r>
        <w:r w:rsidR="00B62105" w:rsidRPr="5A27DF63" w:rsidDel="005066AF">
          <w:rPr>
            <w:rStyle w:val="Hyperlink"/>
          </w:rPr>
          <w:delText>TECHNICAL REQUIREMENTS</w:delText>
        </w:r>
        <w:r w:rsidR="00B62105" w:rsidDel="005066AF">
          <w:tab/>
        </w:r>
        <w:r w:rsidR="00B62105" w:rsidDel="005066AF">
          <w:rPr>
            <w:b w:val="0"/>
            <w:bCs w:val="0"/>
            <w:caps w:val="0"/>
          </w:rPr>
          <w:fldChar w:fldCharType="begin"/>
        </w:r>
        <w:r w:rsidR="00B62105" w:rsidDel="005066AF">
          <w:delInstrText xml:space="preserve"> PAGEREF _Toc228758796 \h </w:delInstrText>
        </w:r>
        <w:r w:rsidR="00B62105" w:rsidDel="005066AF">
          <w:rPr>
            <w:b w:val="0"/>
            <w:bCs w:val="0"/>
            <w:caps w:val="0"/>
          </w:rPr>
        </w:r>
        <w:r w:rsidR="00B62105" w:rsidDel="005066AF">
          <w:rPr>
            <w:b w:val="0"/>
            <w:bCs w:val="0"/>
            <w:caps w:val="0"/>
          </w:rPr>
          <w:fldChar w:fldCharType="separate"/>
        </w:r>
        <w:r w:rsidR="00B62105" w:rsidDel="005066AF">
          <w:delText>46</w:delText>
        </w:r>
        <w:r w:rsidR="00B62105" w:rsidDel="005066AF">
          <w:rPr>
            <w:b w:val="0"/>
            <w:bCs w:val="0"/>
            <w:caps w:val="0"/>
          </w:rPr>
          <w:fldChar w:fldCharType="end"/>
        </w:r>
        <w:r w:rsidDel="005066AF">
          <w:rPr>
            <w:b w:val="0"/>
            <w:bCs w:val="0"/>
            <w:caps w:val="0"/>
          </w:rPr>
          <w:fldChar w:fldCharType="end"/>
        </w:r>
      </w:del>
    </w:p>
    <w:p w14:paraId="2B6383AE" w14:textId="088F5937" w:rsidR="00B62105" w:rsidDel="005066AF" w:rsidRDefault="001C765B" w:rsidP="5A27DF63">
      <w:pPr>
        <w:pStyle w:val="TOC2"/>
        <w:rPr>
          <w:del w:id="111" w:author="Mathole, Lethabo, (Mr) (s228346975)" w:date="2026-05-04T12:48:00Z"/>
          <w:rFonts w:asciiTheme="minorHAnsi" w:eastAsiaTheme="minorEastAsia" w:hAnsiTheme="minorHAnsi" w:cstheme="minorBidi"/>
          <w:sz w:val="24"/>
          <w:szCs w:val="24"/>
          <w:lang w:eastAsia="ja-JP"/>
        </w:rPr>
      </w:pPr>
      <w:del w:id="112" w:author="Mathole, Lethabo, (Mr) (s228346975)" w:date="2026-05-04T12:48:00Z">
        <w:r w:rsidDel="005066AF">
          <w:rPr>
            <w:bCs w:val="0"/>
          </w:rPr>
          <w:fldChar w:fldCharType="begin"/>
        </w:r>
        <w:r w:rsidDel="005066AF">
          <w:delInstrText>HYPERLINK \l "_Toc228758797"</w:delInstrText>
        </w:r>
        <w:r w:rsidDel="005066AF">
          <w:rPr>
            <w:bCs w:val="0"/>
          </w:rPr>
        </w:r>
        <w:r w:rsidDel="005066AF">
          <w:rPr>
            <w:bCs w:val="0"/>
          </w:rPr>
          <w:fldChar w:fldCharType="separate"/>
        </w:r>
        <w:r w:rsidR="00B62105" w:rsidRPr="5A27DF63" w:rsidDel="005066AF">
          <w:rPr>
            <w:rStyle w:val="Hyperlink"/>
            <w:rFonts w:eastAsia="Arial"/>
          </w:rPr>
          <w:delText>4.1</w:delText>
        </w:r>
        <w:r w:rsidR="00B62105" w:rsidDel="005066AF">
          <w:tab/>
        </w:r>
        <w:r w:rsidR="00B62105" w:rsidRPr="5A27DF63" w:rsidDel="005066AF">
          <w:rPr>
            <w:rStyle w:val="Hyperlink"/>
          </w:rPr>
          <w:delText>System Environment</w:delText>
        </w:r>
        <w:r w:rsidR="00B62105" w:rsidDel="005066AF">
          <w:tab/>
        </w:r>
        <w:r w:rsidR="00B62105" w:rsidDel="005066AF">
          <w:rPr>
            <w:bCs w:val="0"/>
          </w:rPr>
          <w:fldChar w:fldCharType="begin"/>
        </w:r>
        <w:r w:rsidR="00B62105" w:rsidDel="005066AF">
          <w:delInstrText xml:space="preserve"> PAGEREF _Toc228758797 \h </w:delInstrText>
        </w:r>
        <w:r w:rsidR="00B62105" w:rsidDel="005066AF">
          <w:rPr>
            <w:bCs w:val="0"/>
          </w:rPr>
        </w:r>
        <w:r w:rsidR="00B62105" w:rsidDel="005066AF">
          <w:rPr>
            <w:bCs w:val="0"/>
          </w:rPr>
          <w:fldChar w:fldCharType="separate"/>
        </w:r>
        <w:r w:rsidR="00B62105" w:rsidDel="005066AF">
          <w:delText>46</w:delText>
        </w:r>
        <w:r w:rsidR="00B62105" w:rsidDel="005066AF">
          <w:rPr>
            <w:bCs w:val="0"/>
          </w:rPr>
          <w:fldChar w:fldCharType="end"/>
        </w:r>
        <w:r w:rsidDel="005066AF">
          <w:rPr>
            <w:bCs w:val="0"/>
          </w:rPr>
          <w:fldChar w:fldCharType="end"/>
        </w:r>
      </w:del>
    </w:p>
    <w:p w14:paraId="4B0BBCFA" w14:textId="0A9EDB60" w:rsidR="00B62105" w:rsidDel="005066AF" w:rsidRDefault="001C765B" w:rsidP="5A27DF63">
      <w:pPr>
        <w:pStyle w:val="TOC4"/>
        <w:tabs>
          <w:tab w:val="left" w:pos="1400"/>
          <w:tab w:val="right" w:leader="dot" w:pos="10457"/>
        </w:tabs>
        <w:rPr>
          <w:del w:id="113" w:author="Mathole, Lethabo, (Mr) (s228346975)" w:date="2026-05-04T12:48:00Z"/>
          <w:rFonts w:asciiTheme="minorHAnsi" w:eastAsiaTheme="minorEastAsia" w:hAnsiTheme="minorHAnsi" w:cstheme="minorBidi"/>
          <w:noProof/>
          <w:sz w:val="24"/>
          <w:szCs w:val="24"/>
          <w:lang w:eastAsia="ja-JP"/>
        </w:rPr>
      </w:pPr>
      <w:del w:id="114" w:author="Mathole, Lethabo, (Mr) (s228346975)" w:date="2026-05-04T12:48:00Z">
        <w:r w:rsidDel="005066AF">
          <w:fldChar w:fldCharType="begin"/>
        </w:r>
        <w:r w:rsidDel="005066AF">
          <w:delInstrText>HYPERLINK \l "_Toc228758798"</w:delInstrText>
        </w:r>
        <w:r w:rsidDel="005066AF">
          <w:fldChar w:fldCharType="separate"/>
        </w:r>
        <w:r w:rsidR="00B62105" w:rsidRPr="5A27DF63" w:rsidDel="005066AF">
          <w:rPr>
            <w:rStyle w:val="Hyperlink"/>
            <w:rFonts w:eastAsia="Arial" w:cs="Arial"/>
            <w:noProof/>
          </w:rPr>
          <w:delText>4.1.1.1</w:delText>
        </w:r>
        <w:r w:rsidR="00B62105" w:rsidDel="005066AF">
          <w:tab/>
        </w:r>
        <w:r w:rsidR="00B62105" w:rsidRPr="5A27DF63" w:rsidDel="005066AF">
          <w:rPr>
            <w:rStyle w:val="Hyperlink"/>
            <w:noProof/>
          </w:rPr>
          <w:delText>Operating Environment</w:delText>
        </w:r>
        <w:r w:rsidR="00B62105" w:rsidDel="005066AF">
          <w:tab/>
        </w:r>
        <w:r w:rsidR="00B62105" w:rsidRPr="5A27DF63" w:rsidDel="005066AF">
          <w:rPr>
            <w:noProof/>
          </w:rPr>
          <w:fldChar w:fldCharType="begin"/>
        </w:r>
        <w:r w:rsidR="00B62105" w:rsidRPr="5A27DF63" w:rsidDel="005066AF">
          <w:rPr>
            <w:noProof/>
          </w:rPr>
          <w:delInstrText xml:space="preserve"> PAGEREF _Toc228758798 \h </w:delInstrText>
        </w:r>
        <w:r w:rsidR="00B62105" w:rsidRPr="5A27DF63" w:rsidDel="005066AF">
          <w:rPr>
            <w:noProof/>
          </w:rPr>
        </w:r>
        <w:r w:rsidR="00B62105" w:rsidRPr="5A27DF63" w:rsidDel="005066AF">
          <w:rPr>
            <w:noProof/>
          </w:rPr>
          <w:fldChar w:fldCharType="separate"/>
        </w:r>
        <w:r w:rsidR="00B62105" w:rsidRPr="5A27DF63" w:rsidDel="005066AF">
          <w:rPr>
            <w:noProof/>
          </w:rPr>
          <w:delText>46</w:delText>
        </w:r>
        <w:r w:rsidR="00B62105" w:rsidRPr="5A27DF63" w:rsidDel="005066AF">
          <w:rPr>
            <w:noProof/>
          </w:rPr>
          <w:fldChar w:fldCharType="end"/>
        </w:r>
        <w:r w:rsidDel="005066AF">
          <w:rPr>
            <w:noProof/>
          </w:rPr>
          <w:fldChar w:fldCharType="end"/>
        </w:r>
      </w:del>
    </w:p>
    <w:p w14:paraId="18111EFD" w14:textId="5E3B9CAC" w:rsidR="00B62105" w:rsidDel="005066AF" w:rsidRDefault="001C765B" w:rsidP="5A27DF63">
      <w:pPr>
        <w:pStyle w:val="TOC4"/>
        <w:tabs>
          <w:tab w:val="left" w:pos="1400"/>
          <w:tab w:val="right" w:leader="dot" w:pos="10457"/>
        </w:tabs>
        <w:rPr>
          <w:del w:id="115" w:author="Mathole, Lethabo, (Mr) (s228346975)" w:date="2026-05-04T12:48:00Z"/>
          <w:rFonts w:asciiTheme="minorHAnsi" w:eastAsiaTheme="minorEastAsia" w:hAnsiTheme="minorHAnsi" w:cstheme="minorBidi"/>
          <w:noProof/>
          <w:sz w:val="24"/>
          <w:szCs w:val="24"/>
          <w:lang w:eastAsia="ja-JP"/>
        </w:rPr>
      </w:pPr>
      <w:del w:id="116" w:author="Mathole, Lethabo, (Mr) (s228346975)" w:date="2026-05-04T12:48:00Z">
        <w:r w:rsidDel="005066AF">
          <w:fldChar w:fldCharType="begin"/>
        </w:r>
        <w:r w:rsidDel="005066AF">
          <w:delInstrText>HYPERLINK \l "_Toc228758799"</w:delInstrText>
        </w:r>
        <w:r w:rsidDel="005066AF">
          <w:fldChar w:fldCharType="separate"/>
        </w:r>
        <w:r w:rsidR="00B62105" w:rsidRPr="5A27DF63" w:rsidDel="005066AF">
          <w:rPr>
            <w:rStyle w:val="Hyperlink"/>
            <w:rFonts w:eastAsia="Arial" w:cs="Arial"/>
            <w:noProof/>
          </w:rPr>
          <w:delText>4.1.1.2</w:delText>
        </w:r>
        <w:r w:rsidR="00B62105" w:rsidDel="005066AF">
          <w:tab/>
        </w:r>
        <w:r w:rsidR="00B62105" w:rsidRPr="5A27DF63" w:rsidDel="005066AF">
          <w:rPr>
            <w:rStyle w:val="Hyperlink"/>
            <w:noProof/>
          </w:rPr>
          <w:delText>Development Tools and Technologies</w:delText>
        </w:r>
        <w:r w:rsidR="00B62105" w:rsidDel="005066AF">
          <w:tab/>
        </w:r>
        <w:r w:rsidR="00B62105" w:rsidRPr="5A27DF63" w:rsidDel="005066AF">
          <w:rPr>
            <w:noProof/>
          </w:rPr>
          <w:fldChar w:fldCharType="begin"/>
        </w:r>
        <w:r w:rsidR="00B62105" w:rsidRPr="5A27DF63" w:rsidDel="005066AF">
          <w:rPr>
            <w:noProof/>
          </w:rPr>
          <w:delInstrText xml:space="preserve"> PAGEREF _Toc228758799 \h </w:delInstrText>
        </w:r>
        <w:r w:rsidR="00B62105" w:rsidRPr="5A27DF63" w:rsidDel="005066AF">
          <w:rPr>
            <w:noProof/>
          </w:rPr>
        </w:r>
        <w:r w:rsidR="00B62105" w:rsidRPr="5A27DF63" w:rsidDel="005066AF">
          <w:rPr>
            <w:noProof/>
          </w:rPr>
          <w:fldChar w:fldCharType="separate"/>
        </w:r>
        <w:r w:rsidR="00B62105" w:rsidRPr="5A27DF63" w:rsidDel="005066AF">
          <w:rPr>
            <w:noProof/>
          </w:rPr>
          <w:delText>46</w:delText>
        </w:r>
        <w:r w:rsidR="00B62105" w:rsidRPr="5A27DF63" w:rsidDel="005066AF">
          <w:rPr>
            <w:noProof/>
          </w:rPr>
          <w:fldChar w:fldCharType="end"/>
        </w:r>
        <w:r w:rsidDel="005066AF">
          <w:rPr>
            <w:noProof/>
          </w:rPr>
          <w:fldChar w:fldCharType="end"/>
        </w:r>
      </w:del>
    </w:p>
    <w:p w14:paraId="05F0503C" w14:textId="734EB7BC" w:rsidR="00B62105" w:rsidDel="005066AF" w:rsidRDefault="001C765B" w:rsidP="5A27DF63">
      <w:pPr>
        <w:pStyle w:val="TOC4"/>
        <w:tabs>
          <w:tab w:val="left" w:pos="1400"/>
          <w:tab w:val="right" w:leader="dot" w:pos="10457"/>
        </w:tabs>
        <w:rPr>
          <w:del w:id="117" w:author="Mathole, Lethabo, (Mr) (s228346975)" w:date="2026-05-04T12:48:00Z"/>
          <w:rFonts w:asciiTheme="minorHAnsi" w:eastAsiaTheme="minorEastAsia" w:hAnsiTheme="minorHAnsi" w:cstheme="minorBidi"/>
          <w:noProof/>
          <w:sz w:val="24"/>
          <w:szCs w:val="24"/>
          <w:lang w:eastAsia="ja-JP"/>
        </w:rPr>
      </w:pPr>
      <w:del w:id="118" w:author="Mathole, Lethabo, (Mr) (s228346975)" w:date="2026-05-04T12:48:00Z">
        <w:r w:rsidDel="005066AF">
          <w:fldChar w:fldCharType="begin"/>
        </w:r>
        <w:r w:rsidDel="005066AF">
          <w:delInstrText>HYPERLINK \l "_Toc228758800"</w:delInstrText>
        </w:r>
        <w:r w:rsidDel="005066AF">
          <w:fldChar w:fldCharType="separate"/>
        </w:r>
        <w:r w:rsidR="00B62105" w:rsidRPr="5A27DF63" w:rsidDel="005066AF">
          <w:rPr>
            <w:rStyle w:val="Hyperlink"/>
            <w:rFonts w:eastAsia="Arial" w:cs="Arial"/>
            <w:noProof/>
          </w:rPr>
          <w:delText>4.1.1.3</w:delText>
        </w:r>
        <w:r w:rsidR="00B62105" w:rsidDel="005066AF">
          <w:tab/>
        </w:r>
        <w:r w:rsidR="00B62105" w:rsidRPr="5A27DF63" w:rsidDel="005066AF">
          <w:rPr>
            <w:rStyle w:val="Hyperlink"/>
            <w:noProof/>
          </w:rPr>
          <w:delText>Additional Components (DLLs / Libraries)</w:delText>
        </w:r>
        <w:r w:rsidR="00B62105" w:rsidDel="005066AF">
          <w:tab/>
        </w:r>
        <w:r w:rsidR="00B62105" w:rsidRPr="5A27DF63" w:rsidDel="005066AF">
          <w:rPr>
            <w:noProof/>
          </w:rPr>
          <w:fldChar w:fldCharType="begin"/>
        </w:r>
        <w:r w:rsidR="00B62105" w:rsidRPr="5A27DF63" w:rsidDel="005066AF">
          <w:rPr>
            <w:noProof/>
          </w:rPr>
          <w:delInstrText xml:space="preserve"> PAGEREF _Toc228758800 \h </w:delInstrText>
        </w:r>
        <w:r w:rsidR="00B62105" w:rsidRPr="5A27DF63" w:rsidDel="005066AF">
          <w:rPr>
            <w:noProof/>
          </w:rPr>
        </w:r>
        <w:r w:rsidR="00B62105" w:rsidRPr="5A27DF63" w:rsidDel="005066AF">
          <w:rPr>
            <w:noProof/>
          </w:rPr>
          <w:fldChar w:fldCharType="separate"/>
        </w:r>
        <w:r w:rsidR="00B62105" w:rsidRPr="5A27DF63" w:rsidDel="005066AF">
          <w:rPr>
            <w:noProof/>
          </w:rPr>
          <w:delText>46</w:delText>
        </w:r>
        <w:r w:rsidR="00B62105" w:rsidRPr="5A27DF63" w:rsidDel="005066AF">
          <w:rPr>
            <w:noProof/>
          </w:rPr>
          <w:fldChar w:fldCharType="end"/>
        </w:r>
        <w:r w:rsidDel="005066AF">
          <w:rPr>
            <w:noProof/>
          </w:rPr>
          <w:fldChar w:fldCharType="end"/>
        </w:r>
      </w:del>
    </w:p>
    <w:p w14:paraId="5D8BE9FE" w14:textId="34410B6B" w:rsidR="00B62105" w:rsidDel="005066AF" w:rsidRDefault="001C765B" w:rsidP="5A27DF63">
      <w:pPr>
        <w:pStyle w:val="TOC4"/>
        <w:tabs>
          <w:tab w:val="left" w:pos="1400"/>
          <w:tab w:val="right" w:leader="dot" w:pos="10457"/>
        </w:tabs>
        <w:rPr>
          <w:del w:id="119" w:author="Mathole, Lethabo, (Mr) (s228346975)" w:date="2026-05-04T12:48:00Z"/>
          <w:rFonts w:asciiTheme="minorHAnsi" w:eastAsiaTheme="minorEastAsia" w:hAnsiTheme="minorHAnsi" w:cstheme="minorBidi"/>
          <w:noProof/>
          <w:sz w:val="24"/>
          <w:szCs w:val="24"/>
          <w:lang w:eastAsia="ja-JP"/>
        </w:rPr>
      </w:pPr>
      <w:del w:id="120" w:author="Mathole, Lethabo, (Mr) (s228346975)" w:date="2026-05-04T12:48:00Z">
        <w:r w:rsidDel="005066AF">
          <w:fldChar w:fldCharType="begin"/>
        </w:r>
        <w:r w:rsidDel="005066AF">
          <w:delInstrText>HYPERLINK \l "_Toc228758801"</w:delInstrText>
        </w:r>
        <w:r w:rsidDel="005066AF">
          <w:fldChar w:fldCharType="separate"/>
        </w:r>
        <w:r w:rsidR="00B62105" w:rsidRPr="5A27DF63" w:rsidDel="005066AF">
          <w:rPr>
            <w:rStyle w:val="Hyperlink"/>
            <w:rFonts w:eastAsia="Arial" w:cs="Arial"/>
            <w:noProof/>
          </w:rPr>
          <w:delText>4.1.1.4</w:delText>
        </w:r>
        <w:r w:rsidR="00B62105" w:rsidDel="005066AF">
          <w:tab/>
        </w:r>
        <w:r w:rsidR="00B62105" w:rsidRPr="5A27DF63" w:rsidDel="005066AF">
          <w:rPr>
            <w:rStyle w:val="Hyperlink"/>
            <w:noProof/>
          </w:rPr>
          <w:delText>Recommended Screen Resolution</w:delText>
        </w:r>
        <w:r w:rsidR="00B62105" w:rsidDel="005066AF">
          <w:tab/>
        </w:r>
        <w:r w:rsidR="00B62105" w:rsidRPr="5A27DF63" w:rsidDel="005066AF">
          <w:rPr>
            <w:noProof/>
          </w:rPr>
          <w:fldChar w:fldCharType="begin"/>
        </w:r>
        <w:r w:rsidR="00B62105" w:rsidRPr="5A27DF63" w:rsidDel="005066AF">
          <w:rPr>
            <w:noProof/>
          </w:rPr>
          <w:delInstrText xml:space="preserve"> PAGEREF _Toc228758801 \h </w:delInstrText>
        </w:r>
        <w:r w:rsidR="00B62105" w:rsidRPr="5A27DF63" w:rsidDel="005066AF">
          <w:rPr>
            <w:noProof/>
          </w:rPr>
        </w:r>
        <w:r w:rsidR="00B62105" w:rsidRPr="5A27DF63" w:rsidDel="005066AF">
          <w:rPr>
            <w:noProof/>
          </w:rPr>
          <w:fldChar w:fldCharType="separate"/>
        </w:r>
        <w:r w:rsidR="00B62105" w:rsidRPr="5A27DF63" w:rsidDel="005066AF">
          <w:rPr>
            <w:noProof/>
          </w:rPr>
          <w:delText>46</w:delText>
        </w:r>
        <w:r w:rsidR="00B62105" w:rsidRPr="5A27DF63" w:rsidDel="005066AF">
          <w:rPr>
            <w:noProof/>
          </w:rPr>
          <w:fldChar w:fldCharType="end"/>
        </w:r>
        <w:r w:rsidDel="005066AF">
          <w:rPr>
            <w:noProof/>
          </w:rPr>
          <w:fldChar w:fldCharType="end"/>
        </w:r>
      </w:del>
    </w:p>
    <w:p w14:paraId="6733791B" w14:textId="1CD1B200" w:rsidR="00B62105" w:rsidDel="005066AF" w:rsidRDefault="001C765B" w:rsidP="5A27DF63">
      <w:pPr>
        <w:pStyle w:val="TOC4"/>
        <w:tabs>
          <w:tab w:val="left" w:pos="1400"/>
          <w:tab w:val="right" w:leader="dot" w:pos="10457"/>
        </w:tabs>
        <w:rPr>
          <w:del w:id="121" w:author="Mathole, Lethabo, (Mr) (s228346975)" w:date="2026-05-04T12:48:00Z"/>
          <w:rFonts w:asciiTheme="minorHAnsi" w:eastAsiaTheme="minorEastAsia" w:hAnsiTheme="minorHAnsi" w:cstheme="minorBidi"/>
          <w:noProof/>
          <w:sz w:val="24"/>
          <w:szCs w:val="24"/>
          <w:lang w:eastAsia="ja-JP"/>
        </w:rPr>
      </w:pPr>
      <w:del w:id="122" w:author="Mathole, Lethabo, (Mr) (s228346975)" w:date="2026-05-04T12:48:00Z">
        <w:r w:rsidDel="005066AF">
          <w:fldChar w:fldCharType="begin"/>
        </w:r>
        <w:r w:rsidDel="005066AF">
          <w:delInstrText>HYPERLINK \l "_Toc228758802"</w:delInstrText>
        </w:r>
        <w:r w:rsidDel="005066AF">
          <w:fldChar w:fldCharType="separate"/>
        </w:r>
        <w:r w:rsidR="00B62105" w:rsidRPr="5A27DF63" w:rsidDel="005066AF">
          <w:rPr>
            <w:rStyle w:val="Hyperlink"/>
            <w:rFonts w:eastAsia="Arial" w:cs="Arial"/>
            <w:noProof/>
          </w:rPr>
          <w:delText>4.1.1.5</w:delText>
        </w:r>
        <w:r w:rsidR="00B62105" w:rsidDel="005066AF">
          <w:tab/>
        </w:r>
        <w:r w:rsidR="00B62105" w:rsidRPr="5A27DF63" w:rsidDel="005066AF">
          <w:rPr>
            <w:rStyle w:val="Hyperlink"/>
            <w:noProof/>
          </w:rPr>
          <w:delText>Other Requirements</w:delText>
        </w:r>
        <w:r w:rsidR="00B62105" w:rsidDel="005066AF">
          <w:tab/>
        </w:r>
        <w:r w:rsidR="00B62105" w:rsidRPr="5A27DF63" w:rsidDel="005066AF">
          <w:rPr>
            <w:noProof/>
          </w:rPr>
          <w:fldChar w:fldCharType="begin"/>
        </w:r>
        <w:r w:rsidR="00B62105" w:rsidRPr="5A27DF63" w:rsidDel="005066AF">
          <w:rPr>
            <w:noProof/>
          </w:rPr>
          <w:delInstrText xml:space="preserve"> PAGEREF _Toc228758802 \h </w:delInstrText>
        </w:r>
        <w:r w:rsidR="00B62105" w:rsidRPr="5A27DF63" w:rsidDel="005066AF">
          <w:rPr>
            <w:noProof/>
          </w:rPr>
        </w:r>
        <w:r w:rsidR="00B62105" w:rsidRPr="5A27DF63" w:rsidDel="005066AF">
          <w:rPr>
            <w:noProof/>
          </w:rPr>
          <w:fldChar w:fldCharType="separate"/>
        </w:r>
        <w:r w:rsidR="00B62105" w:rsidRPr="5A27DF63" w:rsidDel="005066AF">
          <w:rPr>
            <w:noProof/>
          </w:rPr>
          <w:delText>46</w:delText>
        </w:r>
        <w:r w:rsidR="00B62105" w:rsidRPr="5A27DF63" w:rsidDel="005066AF">
          <w:rPr>
            <w:noProof/>
          </w:rPr>
          <w:fldChar w:fldCharType="end"/>
        </w:r>
        <w:r w:rsidDel="005066AF">
          <w:rPr>
            <w:noProof/>
          </w:rPr>
          <w:fldChar w:fldCharType="end"/>
        </w:r>
      </w:del>
    </w:p>
    <w:p w14:paraId="3E44C3FE" w14:textId="22911A4A" w:rsidR="00B62105" w:rsidDel="005066AF" w:rsidRDefault="001C765B" w:rsidP="5A27DF63">
      <w:pPr>
        <w:pStyle w:val="TOC2"/>
        <w:rPr>
          <w:del w:id="123" w:author="Mathole, Lethabo, (Mr) (s228346975)" w:date="2026-05-04T12:48:00Z"/>
          <w:rFonts w:asciiTheme="minorHAnsi" w:eastAsiaTheme="minorEastAsia" w:hAnsiTheme="minorHAnsi" w:cstheme="minorBidi"/>
          <w:sz w:val="24"/>
          <w:szCs w:val="24"/>
          <w:lang w:eastAsia="ja-JP"/>
        </w:rPr>
      </w:pPr>
      <w:del w:id="124" w:author="Mathole, Lethabo, (Mr) (s228346975)" w:date="2026-05-04T12:48:00Z">
        <w:r w:rsidDel="005066AF">
          <w:rPr>
            <w:bCs w:val="0"/>
          </w:rPr>
          <w:fldChar w:fldCharType="begin"/>
        </w:r>
        <w:r w:rsidDel="005066AF">
          <w:delInstrText>HYPERLINK \l "_Toc228758803"</w:delInstrText>
        </w:r>
        <w:r w:rsidDel="005066AF">
          <w:rPr>
            <w:bCs w:val="0"/>
          </w:rPr>
        </w:r>
        <w:r w:rsidDel="005066AF">
          <w:rPr>
            <w:bCs w:val="0"/>
          </w:rPr>
          <w:fldChar w:fldCharType="separate"/>
        </w:r>
        <w:r w:rsidR="00B62105" w:rsidRPr="5A27DF63" w:rsidDel="005066AF">
          <w:rPr>
            <w:rStyle w:val="Hyperlink"/>
          </w:rPr>
          <w:delText>4.2</w:delText>
        </w:r>
        <w:r w:rsidR="00B62105" w:rsidDel="005066AF">
          <w:tab/>
        </w:r>
        <w:r w:rsidR="00B62105" w:rsidRPr="5A27DF63" w:rsidDel="005066AF">
          <w:rPr>
            <w:rStyle w:val="Hyperlink"/>
          </w:rPr>
          <w:delText>Start-up Instructions</w:delText>
        </w:r>
        <w:r w:rsidR="00B62105" w:rsidDel="005066AF">
          <w:tab/>
        </w:r>
        <w:r w:rsidR="00B62105" w:rsidDel="005066AF">
          <w:rPr>
            <w:bCs w:val="0"/>
          </w:rPr>
          <w:fldChar w:fldCharType="begin"/>
        </w:r>
        <w:r w:rsidR="00B62105" w:rsidDel="005066AF">
          <w:delInstrText xml:space="preserve"> PAGEREF _Toc228758803 \h </w:delInstrText>
        </w:r>
        <w:r w:rsidR="00B62105" w:rsidDel="005066AF">
          <w:rPr>
            <w:bCs w:val="0"/>
          </w:rPr>
        </w:r>
        <w:r w:rsidR="00B62105" w:rsidDel="005066AF">
          <w:rPr>
            <w:bCs w:val="0"/>
          </w:rPr>
          <w:fldChar w:fldCharType="separate"/>
        </w:r>
        <w:r w:rsidR="00B62105" w:rsidDel="005066AF">
          <w:delText>47</w:delText>
        </w:r>
        <w:r w:rsidR="00B62105" w:rsidDel="005066AF">
          <w:rPr>
            <w:bCs w:val="0"/>
          </w:rPr>
          <w:fldChar w:fldCharType="end"/>
        </w:r>
        <w:r w:rsidDel="005066AF">
          <w:rPr>
            <w:bCs w:val="0"/>
          </w:rPr>
          <w:fldChar w:fldCharType="end"/>
        </w:r>
      </w:del>
    </w:p>
    <w:p w14:paraId="3E23D75C" w14:textId="32EA4E05" w:rsidR="00B62105" w:rsidDel="005066AF" w:rsidRDefault="001C765B" w:rsidP="5A27DF63">
      <w:pPr>
        <w:pStyle w:val="TOC2"/>
        <w:rPr>
          <w:del w:id="125" w:author="Mathole, Lethabo, (Mr) (s228346975)" w:date="2026-05-04T12:48:00Z"/>
          <w:rFonts w:asciiTheme="minorHAnsi" w:eastAsiaTheme="minorEastAsia" w:hAnsiTheme="minorHAnsi" w:cstheme="minorBidi"/>
          <w:sz w:val="24"/>
          <w:szCs w:val="24"/>
          <w:lang w:eastAsia="ja-JP"/>
        </w:rPr>
      </w:pPr>
      <w:del w:id="126" w:author="Mathole, Lethabo, (Mr) (s228346975)" w:date="2026-05-04T12:48:00Z">
        <w:r w:rsidDel="005066AF">
          <w:rPr>
            <w:bCs w:val="0"/>
          </w:rPr>
          <w:fldChar w:fldCharType="begin"/>
        </w:r>
        <w:r w:rsidDel="005066AF">
          <w:delInstrText>HYPERLINK \l "_Toc228758804"</w:delInstrText>
        </w:r>
        <w:r w:rsidDel="005066AF">
          <w:rPr>
            <w:bCs w:val="0"/>
          </w:rPr>
        </w:r>
        <w:r w:rsidDel="005066AF">
          <w:rPr>
            <w:bCs w:val="0"/>
          </w:rPr>
          <w:fldChar w:fldCharType="separate"/>
        </w:r>
        <w:r w:rsidR="00B62105" w:rsidRPr="5A27DF63" w:rsidDel="005066AF">
          <w:rPr>
            <w:rStyle w:val="Hyperlink"/>
          </w:rPr>
          <w:delText>4.3</w:delText>
        </w:r>
        <w:r w:rsidR="00B62105" w:rsidDel="005066AF">
          <w:tab/>
        </w:r>
        <w:r w:rsidR="00B62105" w:rsidRPr="5A27DF63" w:rsidDel="005066AF">
          <w:rPr>
            <w:rStyle w:val="Hyperlink"/>
          </w:rPr>
          <w:delText>Logins &amp; Passwords</w:delText>
        </w:r>
        <w:r w:rsidR="00B62105" w:rsidDel="005066AF">
          <w:tab/>
        </w:r>
        <w:r w:rsidR="00B62105" w:rsidDel="005066AF">
          <w:rPr>
            <w:bCs w:val="0"/>
          </w:rPr>
          <w:fldChar w:fldCharType="begin"/>
        </w:r>
        <w:r w:rsidR="00B62105" w:rsidDel="005066AF">
          <w:delInstrText xml:space="preserve"> PAGEREF _Toc228758804 \h </w:delInstrText>
        </w:r>
        <w:r w:rsidR="00B62105" w:rsidDel="005066AF">
          <w:rPr>
            <w:bCs w:val="0"/>
          </w:rPr>
        </w:r>
        <w:r w:rsidR="00B62105" w:rsidDel="005066AF">
          <w:rPr>
            <w:bCs w:val="0"/>
          </w:rPr>
          <w:fldChar w:fldCharType="separate"/>
        </w:r>
        <w:r w:rsidR="00B62105" w:rsidDel="005066AF">
          <w:delText>47</w:delText>
        </w:r>
        <w:r w:rsidR="00B62105" w:rsidDel="005066AF">
          <w:rPr>
            <w:bCs w:val="0"/>
          </w:rPr>
          <w:fldChar w:fldCharType="end"/>
        </w:r>
        <w:r w:rsidDel="005066AF">
          <w:rPr>
            <w:bCs w:val="0"/>
          </w:rPr>
          <w:fldChar w:fldCharType="end"/>
        </w:r>
      </w:del>
    </w:p>
    <w:p w14:paraId="368C41B7" w14:textId="16FE83E2" w:rsidR="004C4A05" w:rsidRPr="007F119A" w:rsidDel="005066AF" w:rsidRDefault="004C4A05" w:rsidP="5A27DF63">
      <w:pPr>
        <w:pBdr>
          <w:bottom w:val="single" w:sz="4" w:space="1" w:color="auto"/>
        </w:pBdr>
        <w:spacing w:before="360" w:after="120"/>
        <w:rPr>
          <w:del w:id="127" w:author="Mathole, Lethabo, (Mr) (s228346975)" w:date="2026-05-04T12:48:00Z"/>
          <w:b/>
          <w:bCs/>
          <w:sz w:val="24"/>
          <w:szCs w:val="24"/>
        </w:rPr>
      </w:pPr>
      <w:del w:id="128" w:author="Mathole, Lethabo, (Mr) (s228346975)" w:date="2026-05-04T12:48:00Z">
        <w:r w:rsidRPr="5A27DF63" w:rsidDel="005066AF">
          <w:rPr>
            <w:b/>
            <w:bCs/>
            <w:sz w:val="24"/>
            <w:szCs w:val="24"/>
          </w:rPr>
          <w:delText>TABLE OF CONTENTS</w:delText>
        </w:r>
      </w:del>
    </w:p>
    <w:p w14:paraId="78746EF2" w14:textId="3D164234" w:rsidR="00EA476C" w:rsidDel="005066AF" w:rsidRDefault="00EA476C" w:rsidP="5A27DF63">
      <w:pPr>
        <w:pStyle w:val="TOC1"/>
        <w:tabs>
          <w:tab w:val="clear" w:pos="8630"/>
          <w:tab w:val="left" w:pos="390"/>
          <w:tab w:val="right" w:leader="dot" w:pos="8625"/>
        </w:tabs>
        <w:rPr>
          <w:del w:id="129" w:author="Mathole, Lethabo, (Mr) (s228346975)" w:date="2026-05-04T12:48:00Z"/>
          <w:rFonts w:asciiTheme="minorHAnsi" w:eastAsiaTheme="minorEastAsia" w:hAnsiTheme="minorHAnsi" w:cstheme="minorBidi"/>
          <w:b w:val="0"/>
          <w:bCs w:val="0"/>
          <w:caps w:val="0"/>
          <w:kern w:val="2"/>
          <w:sz w:val="24"/>
          <w:szCs w:val="24"/>
          <w:lang w:val="en-ZA" w:eastAsia="en-ZA"/>
          <w14:ligatures w14:val="standardContextual"/>
        </w:rPr>
      </w:pPr>
    </w:p>
    <w:p w14:paraId="25D12F1B" w14:textId="19F69B36" w:rsidR="00EA476C" w:rsidDel="005066AF" w:rsidRDefault="00EA476C" w:rsidP="5A27DF63">
      <w:pPr>
        <w:pStyle w:val="TOC2"/>
        <w:tabs>
          <w:tab w:val="clear" w:pos="8630"/>
          <w:tab w:val="left" w:pos="600"/>
          <w:tab w:val="right" w:leader="dot" w:pos="8625"/>
        </w:tabs>
        <w:rPr>
          <w:del w:id="130"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6508D594" w14:textId="24AD23B0" w:rsidR="00EA476C" w:rsidDel="005066AF" w:rsidRDefault="00EA476C" w:rsidP="5A27DF63">
      <w:pPr>
        <w:pStyle w:val="TOC2"/>
        <w:tabs>
          <w:tab w:val="clear" w:pos="8630"/>
          <w:tab w:val="left" w:pos="600"/>
          <w:tab w:val="right" w:leader="dot" w:pos="8625"/>
        </w:tabs>
        <w:rPr>
          <w:del w:id="131"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1EF68681" w14:textId="213ECBD7" w:rsidR="00EA476C" w:rsidDel="005066AF" w:rsidRDefault="00EA476C" w:rsidP="5A27DF63">
      <w:pPr>
        <w:pStyle w:val="TOC2"/>
        <w:tabs>
          <w:tab w:val="clear" w:pos="8630"/>
          <w:tab w:val="left" w:pos="600"/>
          <w:tab w:val="right" w:leader="dot" w:pos="8625"/>
        </w:tabs>
        <w:rPr>
          <w:del w:id="132"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7292C060" w14:textId="011EB3BA" w:rsidR="00EA476C" w:rsidDel="005066AF" w:rsidRDefault="00EA476C" w:rsidP="5A27DF63">
      <w:pPr>
        <w:pStyle w:val="TOC1"/>
        <w:tabs>
          <w:tab w:val="clear" w:pos="8630"/>
          <w:tab w:val="left" w:pos="390"/>
          <w:tab w:val="right" w:leader="dot" w:pos="8625"/>
        </w:tabs>
        <w:rPr>
          <w:del w:id="133" w:author="Mathole, Lethabo, (Mr) (s228346975)" w:date="2026-05-04T12:48:00Z"/>
          <w:rFonts w:asciiTheme="minorHAnsi" w:eastAsiaTheme="minorEastAsia" w:hAnsiTheme="minorHAnsi" w:cstheme="minorBidi"/>
          <w:b w:val="0"/>
          <w:bCs w:val="0"/>
          <w:caps w:val="0"/>
          <w:kern w:val="2"/>
          <w:sz w:val="24"/>
          <w:szCs w:val="24"/>
          <w:lang w:val="en-ZA" w:eastAsia="en-ZA"/>
          <w14:ligatures w14:val="standardContextual"/>
        </w:rPr>
      </w:pPr>
    </w:p>
    <w:p w14:paraId="02EB27F4" w14:textId="11E19807" w:rsidR="00EA476C" w:rsidDel="005066AF" w:rsidRDefault="00EA476C" w:rsidP="5A27DF63">
      <w:pPr>
        <w:pStyle w:val="TOC2"/>
        <w:tabs>
          <w:tab w:val="clear" w:pos="8630"/>
          <w:tab w:val="left" w:pos="600"/>
          <w:tab w:val="right" w:leader="dot" w:pos="8625"/>
        </w:tabs>
        <w:rPr>
          <w:del w:id="134"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12685F89" w14:textId="1691F387" w:rsidR="00EA476C" w:rsidDel="005066AF" w:rsidRDefault="00EA476C" w:rsidP="5A27DF63">
      <w:pPr>
        <w:pStyle w:val="TOC2"/>
        <w:tabs>
          <w:tab w:val="clear" w:pos="8630"/>
          <w:tab w:val="left" w:pos="600"/>
          <w:tab w:val="right" w:leader="dot" w:pos="8625"/>
        </w:tabs>
        <w:rPr>
          <w:del w:id="135"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4925BE79" w14:textId="78383CBF" w:rsidR="00EA476C" w:rsidDel="005066AF" w:rsidRDefault="00EA476C" w:rsidP="5A27DF63">
      <w:pPr>
        <w:pStyle w:val="TOC2"/>
        <w:tabs>
          <w:tab w:val="clear" w:pos="8630"/>
          <w:tab w:val="left" w:pos="600"/>
          <w:tab w:val="right" w:leader="dot" w:pos="8625"/>
        </w:tabs>
        <w:rPr>
          <w:del w:id="136"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4808FF2C" w14:textId="207F6483" w:rsidR="00EA476C" w:rsidDel="005066AF" w:rsidRDefault="00EA476C" w:rsidP="5A27DF63">
      <w:pPr>
        <w:pStyle w:val="TOC2"/>
        <w:tabs>
          <w:tab w:val="clear" w:pos="8630"/>
          <w:tab w:val="left" w:pos="600"/>
          <w:tab w:val="right" w:leader="dot" w:pos="8625"/>
        </w:tabs>
        <w:rPr>
          <w:del w:id="137"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1C32254F" w14:textId="523FADDC" w:rsidR="00EA476C" w:rsidDel="005066AF" w:rsidRDefault="00EA476C" w:rsidP="5A27DF63">
      <w:pPr>
        <w:pStyle w:val="TOC3"/>
        <w:tabs>
          <w:tab w:val="left" w:pos="990"/>
          <w:tab w:val="right" w:leader="dot" w:pos="10455"/>
        </w:tabs>
        <w:rPr>
          <w:del w:id="138"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4ACE17DF" w14:textId="6FFDBA91" w:rsidR="00EA476C" w:rsidDel="005066AF" w:rsidRDefault="00EA476C" w:rsidP="5A27DF63">
      <w:pPr>
        <w:pStyle w:val="TOC4"/>
        <w:tabs>
          <w:tab w:val="left" w:pos="1395"/>
          <w:tab w:val="right" w:leader="dot" w:pos="10455"/>
        </w:tabs>
        <w:rPr>
          <w:del w:id="139"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5F76AD7C" w14:textId="73EB5139" w:rsidR="00EA476C" w:rsidDel="005066AF" w:rsidRDefault="00EA476C" w:rsidP="5A27DF63">
      <w:pPr>
        <w:pStyle w:val="TOC4"/>
        <w:tabs>
          <w:tab w:val="left" w:pos="1395"/>
          <w:tab w:val="right" w:leader="dot" w:pos="10455"/>
        </w:tabs>
        <w:rPr>
          <w:del w:id="140"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66EA6854" w14:textId="2597DDFC" w:rsidR="00EA476C" w:rsidDel="005066AF" w:rsidRDefault="00EA476C" w:rsidP="5A27DF63">
      <w:pPr>
        <w:pStyle w:val="TOC4"/>
        <w:tabs>
          <w:tab w:val="left" w:pos="1395"/>
          <w:tab w:val="right" w:leader="dot" w:pos="10455"/>
        </w:tabs>
        <w:rPr>
          <w:del w:id="141"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49B14923" w14:textId="4E2BE423" w:rsidR="00EA476C" w:rsidDel="005066AF" w:rsidRDefault="00EA476C" w:rsidP="5A27DF63">
      <w:pPr>
        <w:pStyle w:val="TOC3"/>
        <w:tabs>
          <w:tab w:val="left" w:pos="990"/>
          <w:tab w:val="right" w:leader="dot" w:pos="10455"/>
        </w:tabs>
        <w:rPr>
          <w:del w:id="142"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314FAFC3" w14:textId="04DBF985" w:rsidR="00EA476C" w:rsidDel="005066AF" w:rsidRDefault="00EA476C" w:rsidP="5A27DF63">
      <w:pPr>
        <w:pStyle w:val="TOC4"/>
        <w:tabs>
          <w:tab w:val="left" w:pos="1395"/>
          <w:tab w:val="right" w:leader="dot" w:pos="10455"/>
        </w:tabs>
        <w:rPr>
          <w:del w:id="143"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5916A2D5" w14:textId="06001EE3" w:rsidR="00EA476C" w:rsidDel="005066AF" w:rsidRDefault="00EA476C" w:rsidP="5A27DF63">
      <w:pPr>
        <w:pStyle w:val="TOC4"/>
        <w:tabs>
          <w:tab w:val="left" w:pos="1395"/>
          <w:tab w:val="right" w:leader="dot" w:pos="10455"/>
        </w:tabs>
        <w:rPr>
          <w:del w:id="144"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54719ACC" w14:textId="4DADAD73" w:rsidR="00EA476C" w:rsidDel="005066AF" w:rsidRDefault="00EA476C" w:rsidP="5A27DF63">
      <w:pPr>
        <w:pStyle w:val="TOC4"/>
        <w:tabs>
          <w:tab w:val="left" w:pos="1395"/>
          <w:tab w:val="right" w:leader="dot" w:pos="10455"/>
        </w:tabs>
        <w:rPr>
          <w:del w:id="145"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254C60A6" w14:textId="1AE3FD74" w:rsidR="00EA476C" w:rsidDel="005066AF" w:rsidRDefault="00EA476C" w:rsidP="5A27DF63">
      <w:pPr>
        <w:pStyle w:val="TOC4"/>
        <w:tabs>
          <w:tab w:val="left" w:pos="1395"/>
          <w:tab w:val="right" w:leader="dot" w:pos="10455"/>
        </w:tabs>
        <w:rPr>
          <w:del w:id="146" w:author="Mathole, Lethabo, (Mr) (s228346975)" w:date="2026-05-04T12:48:00Z"/>
          <w:rFonts w:asciiTheme="minorHAnsi" w:eastAsiaTheme="minorEastAsia" w:hAnsiTheme="minorHAnsi" w:cstheme="minorBidi"/>
          <w:noProof/>
          <w:kern w:val="2"/>
          <w:sz w:val="24"/>
          <w:szCs w:val="24"/>
          <w:lang w:val="en-ZA" w:eastAsia="en-ZA"/>
          <w14:ligatures w14:val="standardContextual"/>
        </w:rPr>
      </w:pPr>
    </w:p>
    <w:p w14:paraId="7E24804A" w14:textId="377F1B77" w:rsidR="00EA476C" w:rsidDel="005066AF" w:rsidRDefault="00EA476C" w:rsidP="5A27DF63">
      <w:pPr>
        <w:pStyle w:val="TOC4"/>
        <w:tabs>
          <w:tab w:val="left" w:pos="1395"/>
          <w:tab w:val="right" w:leader="dot" w:pos="10455"/>
        </w:tabs>
        <w:rPr>
          <w:del w:id="147"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595A9BBB" w14:textId="224D7348" w:rsidR="00EA476C" w:rsidDel="005066AF" w:rsidRDefault="00EA476C" w:rsidP="5A27DF63">
      <w:pPr>
        <w:pStyle w:val="TOC4"/>
        <w:tabs>
          <w:tab w:val="left" w:pos="1395"/>
          <w:tab w:val="right" w:leader="dot" w:pos="10455"/>
        </w:tabs>
        <w:rPr>
          <w:del w:id="148"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041530BA" w14:textId="104C5CD6" w:rsidR="00EA476C" w:rsidDel="005066AF" w:rsidRDefault="00EA476C" w:rsidP="5A27DF63">
      <w:pPr>
        <w:pStyle w:val="TOC4"/>
        <w:tabs>
          <w:tab w:val="left" w:pos="1395"/>
          <w:tab w:val="right" w:leader="dot" w:pos="10455"/>
        </w:tabs>
        <w:rPr>
          <w:del w:id="149"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3BFAF03D" w14:textId="5C9242C0" w:rsidR="00EA476C" w:rsidDel="005066AF" w:rsidRDefault="00EA476C" w:rsidP="5A27DF63">
      <w:pPr>
        <w:pStyle w:val="TOC4"/>
        <w:tabs>
          <w:tab w:val="left" w:pos="1395"/>
          <w:tab w:val="right" w:leader="dot" w:pos="10455"/>
        </w:tabs>
        <w:rPr>
          <w:del w:id="150"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24DF357E" w14:textId="7217A4C0" w:rsidR="00EA476C" w:rsidDel="005066AF" w:rsidRDefault="00EA476C" w:rsidP="5A27DF63">
      <w:pPr>
        <w:pStyle w:val="TOC4"/>
        <w:tabs>
          <w:tab w:val="left" w:pos="1395"/>
          <w:tab w:val="right" w:leader="dot" w:pos="10455"/>
        </w:tabs>
        <w:rPr>
          <w:del w:id="151"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2213FABE" w14:textId="10185443" w:rsidR="00EA476C" w:rsidDel="005066AF" w:rsidRDefault="00EA476C" w:rsidP="5A27DF63">
      <w:pPr>
        <w:pStyle w:val="TOC4"/>
        <w:tabs>
          <w:tab w:val="left" w:pos="1395"/>
          <w:tab w:val="right" w:leader="dot" w:pos="10455"/>
        </w:tabs>
        <w:rPr>
          <w:del w:id="152"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738707F0" w14:textId="10654138" w:rsidR="00EA476C" w:rsidDel="005066AF" w:rsidRDefault="00EA476C" w:rsidP="5A27DF63">
      <w:pPr>
        <w:pStyle w:val="TOC4"/>
        <w:tabs>
          <w:tab w:val="left" w:pos="1395"/>
          <w:tab w:val="right" w:leader="dot" w:pos="10455"/>
        </w:tabs>
        <w:rPr>
          <w:del w:id="153"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1E4875E1" w14:textId="1783C1A3" w:rsidR="00EA476C" w:rsidDel="005066AF" w:rsidRDefault="00EA476C" w:rsidP="5A27DF63">
      <w:pPr>
        <w:pStyle w:val="TOC4"/>
        <w:tabs>
          <w:tab w:val="left" w:pos="1395"/>
          <w:tab w:val="right" w:leader="dot" w:pos="10455"/>
        </w:tabs>
        <w:rPr>
          <w:del w:id="154" w:author="Mathole, Lethabo, (Mr) (s228346975)" w:date="2026-05-04T12:48:00Z"/>
          <w:rFonts w:asciiTheme="minorHAnsi" w:eastAsiaTheme="minorEastAsia" w:hAnsiTheme="minorHAnsi" w:cstheme="minorBidi"/>
          <w:kern w:val="2"/>
          <w:sz w:val="24"/>
          <w:szCs w:val="24"/>
          <w:lang w:val="en-ZA" w:eastAsia="en-ZA"/>
          <w14:ligatures w14:val="standardContextual"/>
        </w:rPr>
      </w:pPr>
    </w:p>
    <w:p w14:paraId="5CDEFD99" w14:textId="34A837D9" w:rsidR="00EA476C" w:rsidDel="005066AF" w:rsidRDefault="00EA476C">
      <w:pPr>
        <w:pStyle w:val="TOC2"/>
        <w:rPr>
          <w:del w:id="155" w:author="Mathole, Lethabo, (Mr) (s228346975)" w:date="2026-05-04T12:48:00Z"/>
          <w:rFonts w:asciiTheme="minorHAnsi" w:eastAsiaTheme="minorEastAsia" w:hAnsiTheme="minorHAnsi" w:cstheme="minorBidi"/>
          <w:bCs w:val="0"/>
          <w:kern w:val="2"/>
          <w:sz w:val="24"/>
          <w:szCs w:val="24"/>
          <w:lang w:val="en-ZA" w:eastAsia="en-ZA"/>
          <w14:ligatures w14:val="standardContextual"/>
        </w:rPr>
      </w:pPr>
    </w:p>
    <w:p w14:paraId="706BE05A" w14:textId="1DC3B365" w:rsidR="00F52703" w:rsidRDefault="00AF54C9">
      <w:pPr>
        <w:pStyle w:val="TOC1"/>
        <w:rPr>
          <w:ins w:id="156"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del w:id="157" w:author="Mathole, Lethabo, (Mr) (s228346975)" w:date="2026-05-04T12:48:00Z">
        <w:r w:rsidDel="005066AF">
          <w:rPr>
            <w:b w:val="0"/>
            <w:bCs w:val="0"/>
            <w:caps w:val="0"/>
          </w:rPr>
          <w:fldChar w:fldCharType="end"/>
        </w:r>
      </w:del>
      <w:r>
        <w:rPr>
          <w:b w:val="0"/>
          <w:bCs w:val="0"/>
          <w:caps w:val="0"/>
        </w:rPr>
        <w:fldChar w:fldCharType="begin"/>
      </w:r>
      <w:r w:rsidR="00711285" w:rsidRPr="7263B150">
        <w:rPr>
          <w:b w:val="0"/>
          <w:bCs w:val="0"/>
          <w:caps w:val="0"/>
        </w:rPr>
        <w:instrText xml:space="preserve"> TOC \o "1-2" \h \z \t "Heading 3,3,Heading 4,4" </w:instrText>
      </w:r>
      <w:r>
        <w:rPr>
          <w:b w:val="0"/>
          <w:bCs w:val="0"/>
          <w:caps w:val="0"/>
        </w:rPr>
        <w:fldChar w:fldCharType="separate"/>
      </w:r>
      <w:hyperlink w:anchor="_Toc228791209" w:history="1">
        <w:r w:rsidR="00F52703" w:rsidRPr="00CF229F">
          <w:rPr>
            <w:rStyle w:val="Hyperlink"/>
          </w:rPr>
          <w:t>1</w:t>
        </w:r>
        <w:r w:rsidR="00F52703">
          <w:rPr>
            <w:rFonts w:asciiTheme="minorHAnsi" w:eastAsiaTheme="minorEastAsia" w:hAnsiTheme="minorHAnsi" w:cstheme="minorBidi"/>
            <w:b w:val="0"/>
            <w:bCs w:val="0"/>
            <w:caps w:val="0"/>
            <w:kern w:val="2"/>
            <w:sz w:val="24"/>
            <w:szCs w:val="24"/>
            <w:lang w:val="en-ZA" w:eastAsia="en-ZA"/>
            <w14:ligatures w14:val="standardContextual"/>
          </w:rPr>
          <w:tab/>
        </w:r>
        <w:r w:rsidR="00F52703" w:rsidRPr="00CF229F">
          <w:rPr>
            <w:rStyle w:val="Hyperlink"/>
          </w:rPr>
          <w:t>SYSTEM OVERVIEW</w:t>
        </w:r>
        <w:r w:rsidR="00F52703">
          <w:rPr>
            <w:webHidden/>
          </w:rPr>
          <w:tab/>
        </w:r>
        <w:r w:rsidR="00F52703">
          <w:rPr>
            <w:webHidden/>
          </w:rPr>
          <w:fldChar w:fldCharType="begin"/>
        </w:r>
        <w:r w:rsidR="00F52703">
          <w:rPr>
            <w:webHidden/>
          </w:rPr>
          <w:instrText xml:space="preserve"> PAGEREF _Toc228791209 \h </w:instrText>
        </w:r>
        <w:r w:rsidR="00F52703">
          <w:rPr>
            <w:webHidden/>
          </w:rPr>
        </w:r>
        <w:r w:rsidR="00F52703">
          <w:rPr>
            <w:webHidden/>
          </w:rPr>
          <w:fldChar w:fldCharType="separate"/>
        </w:r>
        <w:r w:rsidR="00F34FB7">
          <w:rPr>
            <w:webHidden/>
          </w:rPr>
          <w:t>7</w:t>
        </w:r>
        <w:r w:rsidR="00F52703">
          <w:rPr>
            <w:webHidden/>
          </w:rPr>
          <w:fldChar w:fldCharType="end"/>
        </w:r>
      </w:hyperlink>
    </w:p>
    <w:p w14:paraId="758AD33B" w14:textId="3A7B5D03" w:rsidR="00F52703" w:rsidRDefault="00F52703">
      <w:pPr>
        <w:pStyle w:val="TOC2"/>
        <w:rPr>
          <w:ins w:id="158"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0" w:history="1">
        <w:r w:rsidRPr="00CF229F">
          <w:rPr>
            <w:rStyle w:val="Hyperlink"/>
          </w:rPr>
          <w:t>1.1</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Problem Description</w:t>
        </w:r>
        <w:r>
          <w:rPr>
            <w:webHidden/>
          </w:rPr>
          <w:tab/>
        </w:r>
        <w:r>
          <w:rPr>
            <w:webHidden/>
          </w:rPr>
          <w:fldChar w:fldCharType="begin"/>
        </w:r>
        <w:r>
          <w:rPr>
            <w:webHidden/>
          </w:rPr>
          <w:instrText xml:space="preserve"> PAGEREF _Toc228791210 \h </w:instrText>
        </w:r>
        <w:r>
          <w:rPr>
            <w:webHidden/>
          </w:rPr>
        </w:r>
        <w:r>
          <w:rPr>
            <w:webHidden/>
          </w:rPr>
          <w:fldChar w:fldCharType="separate"/>
        </w:r>
        <w:r w:rsidR="00F34FB7">
          <w:rPr>
            <w:webHidden/>
          </w:rPr>
          <w:t>7</w:t>
        </w:r>
        <w:r>
          <w:rPr>
            <w:webHidden/>
          </w:rPr>
          <w:fldChar w:fldCharType="end"/>
        </w:r>
      </w:hyperlink>
    </w:p>
    <w:p w14:paraId="69D67CFC" w14:textId="4898CB3B" w:rsidR="00F52703" w:rsidRDefault="00F52703">
      <w:pPr>
        <w:pStyle w:val="TOC2"/>
        <w:rPr>
          <w:ins w:id="159"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1" w:history="1">
        <w:r w:rsidRPr="00CF229F">
          <w:rPr>
            <w:rStyle w:val="Hyperlink"/>
          </w:rPr>
          <w:t>1.2</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Business Rules / Assumptions</w:t>
        </w:r>
        <w:r>
          <w:rPr>
            <w:webHidden/>
          </w:rPr>
          <w:tab/>
        </w:r>
        <w:r>
          <w:rPr>
            <w:webHidden/>
          </w:rPr>
          <w:fldChar w:fldCharType="begin"/>
        </w:r>
        <w:r>
          <w:rPr>
            <w:webHidden/>
          </w:rPr>
          <w:instrText xml:space="preserve"> PAGEREF _Toc228791211 \h </w:instrText>
        </w:r>
        <w:r>
          <w:rPr>
            <w:webHidden/>
          </w:rPr>
        </w:r>
        <w:r>
          <w:rPr>
            <w:webHidden/>
          </w:rPr>
          <w:fldChar w:fldCharType="separate"/>
        </w:r>
        <w:r w:rsidR="00F34FB7">
          <w:rPr>
            <w:webHidden/>
          </w:rPr>
          <w:t>7</w:t>
        </w:r>
        <w:r>
          <w:rPr>
            <w:webHidden/>
          </w:rPr>
          <w:fldChar w:fldCharType="end"/>
        </w:r>
      </w:hyperlink>
    </w:p>
    <w:p w14:paraId="6485C7CE" w14:textId="6B577325" w:rsidR="00F52703" w:rsidRDefault="00F52703">
      <w:pPr>
        <w:pStyle w:val="TOC2"/>
        <w:rPr>
          <w:ins w:id="160"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2" w:history="1">
        <w:r w:rsidRPr="00CF229F">
          <w:rPr>
            <w:rStyle w:val="Hyperlink"/>
          </w:rPr>
          <w:t>1.3</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System Constraints</w:t>
        </w:r>
        <w:r>
          <w:rPr>
            <w:webHidden/>
          </w:rPr>
          <w:tab/>
        </w:r>
        <w:r>
          <w:rPr>
            <w:webHidden/>
          </w:rPr>
          <w:fldChar w:fldCharType="begin"/>
        </w:r>
        <w:r>
          <w:rPr>
            <w:webHidden/>
          </w:rPr>
          <w:instrText xml:space="preserve"> PAGEREF _Toc228791212 \h </w:instrText>
        </w:r>
        <w:r>
          <w:rPr>
            <w:webHidden/>
          </w:rPr>
        </w:r>
        <w:r>
          <w:rPr>
            <w:webHidden/>
          </w:rPr>
          <w:fldChar w:fldCharType="separate"/>
        </w:r>
        <w:r w:rsidR="00F34FB7">
          <w:rPr>
            <w:webHidden/>
          </w:rPr>
          <w:t>7</w:t>
        </w:r>
        <w:r>
          <w:rPr>
            <w:webHidden/>
          </w:rPr>
          <w:fldChar w:fldCharType="end"/>
        </w:r>
      </w:hyperlink>
    </w:p>
    <w:p w14:paraId="7B4F1821" w14:textId="54008DB0" w:rsidR="00F52703" w:rsidRDefault="00F52703">
      <w:pPr>
        <w:pStyle w:val="TOC1"/>
        <w:rPr>
          <w:ins w:id="161"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hyperlink w:anchor="_Toc228791213" w:history="1">
        <w:r w:rsidRPr="00CF229F">
          <w:rPr>
            <w:rStyle w:val="Hyperlink"/>
          </w:rPr>
          <w:t>2</w:t>
        </w:r>
        <w:r>
          <w:rPr>
            <w:rFonts w:asciiTheme="minorHAnsi" w:eastAsiaTheme="minorEastAsia" w:hAnsiTheme="minorHAnsi" w:cstheme="minorBidi"/>
            <w:b w:val="0"/>
            <w:bCs w:val="0"/>
            <w:caps w:val="0"/>
            <w:kern w:val="2"/>
            <w:sz w:val="24"/>
            <w:szCs w:val="24"/>
            <w:lang w:val="en-ZA" w:eastAsia="en-ZA"/>
            <w14:ligatures w14:val="standardContextual"/>
          </w:rPr>
          <w:tab/>
        </w:r>
        <w:r w:rsidRPr="00CF229F">
          <w:rPr>
            <w:rStyle w:val="Hyperlink"/>
          </w:rPr>
          <w:t>FUNCTIONAL REQUIREMENTS</w:t>
        </w:r>
        <w:r>
          <w:rPr>
            <w:webHidden/>
          </w:rPr>
          <w:tab/>
        </w:r>
        <w:r>
          <w:rPr>
            <w:webHidden/>
          </w:rPr>
          <w:fldChar w:fldCharType="begin"/>
        </w:r>
        <w:r>
          <w:rPr>
            <w:webHidden/>
          </w:rPr>
          <w:instrText xml:space="preserve"> PAGEREF _Toc228791213 \h </w:instrText>
        </w:r>
        <w:r>
          <w:rPr>
            <w:webHidden/>
          </w:rPr>
        </w:r>
        <w:r>
          <w:rPr>
            <w:webHidden/>
          </w:rPr>
          <w:fldChar w:fldCharType="separate"/>
        </w:r>
        <w:r w:rsidR="00F34FB7">
          <w:rPr>
            <w:webHidden/>
          </w:rPr>
          <w:t>9</w:t>
        </w:r>
        <w:r>
          <w:rPr>
            <w:webHidden/>
          </w:rPr>
          <w:fldChar w:fldCharType="end"/>
        </w:r>
      </w:hyperlink>
    </w:p>
    <w:p w14:paraId="245D9237" w14:textId="5BB29F17" w:rsidR="00F52703" w:rsidRDefault="00F52703">
      <w:pPr>
        <w:pStyle w:val="TOC2"/>
        <w:rPr>
          <w:ins w:id="162"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4" w:history="1">
        <w:r w:rsidRPr="00CF229F">
          <w:rPr>
            <w:rStyle w:val="Hyperlink"/>
          </w:rPr>
          <w:t>2.1</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Initial Use Case Model</w:t>
        </w:r>
        <w:r>
          <w:rPr>
            <w:webHidden/>
          </w:rPr>
          <w:tab/>
        </w:r>
        <w:r>
          <w:rPr>
            <w:webHidden/>
          </w:rPr>
          <w:fldChar w:fldCharType="begin"/>
        </w:r>
        <w:r>
          <w:rPr>
            <w:webHidden/>
          </w:rPr>
          <w:instrText xml:space="preserve"> PAGEREF _Toc228791214 \h </w:instrText>
        </w:r>
        <w:r>
          <w:rPr>
            <w:webHidden/>
          </w:rPr>
        </w:r>
        <w:r>
          <w:rPr>
            <w:webHidden/>
          </w:rPr>
          <w:fldChar w:fldCharType="separate"/>
        </w:r>
        <w:r w:rsidR="00F34FB7">
          <w:rPr>
            <w:webHidden/>
          </w:rPr>
          <w:t>9</w:t>
        </w:r>
        <w:r>
          <w:rPr>
            <w:webHidden/>
          </w:rPr>
          <w:fldChar w:fldCharType="end"/>
        </w:r>
      </w:hyperlink>
    </w:p>
    <w:p w14:paraId="34BF14EF" w14:textId="5E8FF8CE" w:rsidR="00F52703" w:rsidRDefault="00F52703">
      <w:pPr>
        <w:pStyle w:val="TOC2"/>
        <w:rPr>
          <w:ins w:id="163"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5" w:history="1">
        <w:r w:rsidRPr="00CF229F">
          <w:rPr>
            <w:rStyle w:val="Hyperlink"/>
          </w:rPr>
          <w:t>2.2</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Final Use Case Model</w:t>
        </w:r>
        <w:r>
          <w:rPr>
            <w:webHidden/>
          </w:rPr>
          <w:tab/>
        </w:r>
        <w:r>
          <w:rPr>
            <w:webHidden/>
          </w:rPr>
          <w:fldChar w:fldCharType="begin"/>
        </w:r>
        <w:r>
          <w:rPr>
            <w:webHidden/>
          </w:rPr>
          <w:instrText xml:space="preserve"> PAGEREF _Toc228791215 \h </w:instrText>
        </w:r>
        <w:r>
          <w:rPr>
            <w:webHidden/>
          </w:rPr>
        </w:r>
        <w:r>
          <w:rPr>
            <w:webHidden/>
          </w:rPr>
          <w:fldChar w:fldCharType="separate"/>
        </w:r>
        <w:r w:rsidR="00F34FB7">
          <w:rPr>
            <w:webHidden/>
          </w:rPr>
          <w:t>10</w:t>
        </w:r>
        <w:r>
          <w:rPr>
            <w:webHidden/>
          </w:rPr>
          <w:fldChar w:fldCharType="end"/>
        </w:r>
      </w:hyperlink>
    </w:p>
    <w:p w14:paraId="2192DD35" w14:textId="08ED495A" w:rsidR="00F52703" w:rsidRDefault="00F52703">
      <w:pPr>
        <w:pStyle w:val="TOC2"/>
        <w:rPr>
          <w:ins w:id="164"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6" w:history="1">
        <w:r w:rsidRPr="00CF229F">
          <w:rPr>
            <w:rStyle w:val="Hyperlink"/>
          </w:rPr>
          <w:t>2.3</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Use Case Glossary and Responsibilities</w:t>
        </w:r>
        <w:r>
          <w:rPr>
            <w:webHidden/>
          </w:rPr>
          <w:tab/>
        </w:r>
        <w:r>
          <w:rPr>
            <w:webHidden/>
          </w:rPr>
          <w:fldChar w:fldCharType="begin"/>
        </w:r>
        <w:r>
          <w:rPr>
            <w:webHidden/>
          </w:rPr>
          <w:instrText xml:space="preserve"> PAGEREF _Toc228791216 \h </w:instrText>
        </w:r>
        <w:r>
          <w:rPr>
            <w:webHidden/>
          </w:rPr>
        </w:r>
        <w:r>
          <w:rPr>
            <w:webHidden/>
          </w:rPr>
          <w:fldChar w:fldCharType="separate"/>
        </w:r>
        <w:r w:rsidR="00F34FB7">
          <w:rPr>
            <w:webHidden/>
          </w:rPr>
          <w:t>11</w:t>
        </w:r>
        <w:r>
          <w:rPr>
            <w:webHidden/>
          </w:rPr>
          <w:fldChar w:fldCharType="end"/>
        </w:r>
      </w:hyperlink>
    </w:p>
    <w:p w14:paraId="1A3CFF91" w14:textId="7D23FF16" w:rsidR="00F52703" w:rsidRDefault="00F52703">
      <w:pPr>
        <w:pStyle w:val="TOC2"/>
        <w:rPr>
          <w:ins w:id="165"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17" w:history="1">
        <w:r w:rsidRPr="00CF229F">
          <w:rPr>
            <w:rStyle w:val="Hyperlink"/>
          </w:rPr>
          <w:t>2.4</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Use Case Narratives &amp; UI Designs</w:t>
        </w:r>
        <w:r>
          <w:rPr>
            <w:webHidden/>
          </w:rPr>
          <w:tab/>
        </w:r>
        <w:r>
          <w:rPr>
            <w:webHidden/>
          </w:rPr>
          <w:fldChar w:fldCharType="begin"/>
        </w:r>
        <w:r>
          <w:rPr>
            <w:webHidden/>
          </w:rPr>
          <w:instrText xml:space="preserve"> PAGEREF _Toc228791217 \h </w:instrText>
        </w:r>
        <w:r>
          <w:rPr>
            <w:webHidden/>
          </w:rPr>
        </w:r>
        <w:r>
          <w:rPr>
            <w:webHidden/>
          </w:rPr>
          <w:fldChar w:fldCharType="separate"/>
        </w:r>
        <w:r w:rsidR="00F34FB7">
          <w:rPr>
            <w:webHidden/>
          </w:rPr>
          <w:t>12</w:t>
        </w:r>
        <w:r>
          <w:rPr>
            <w:webHidden/>
          </w:rPr>
          <w:fldChar w:fldCharType="end"/>
        </w:r>
      </w:hyperlink>
    </w:p>
    <w:p w14:paraId="312511D4" w14:textId="7094A57F" w:rsidR="00F52703" w:rsidRDefault="00F52703">
      <w:pPr>
        <w:pStyle w:val="TOC3"/>
        <w:tabs>
          <w:tab w:val="left" w:pos="1138"/>
          <w:tab w:val="right" w:leader="dot" w:pos="10457"/>
        </w:tabs>
        <w:rPr>
          <w:ins w:id="166"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18" w:history="1">
        <w:r w:rsidRPr="00CF229F">
          <w:rPr>
            <w:rStyle w:val="Hyperlink"/>
            <w:noProof/>
          </w:rPr>
          <w:t>2.4.1</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Team Designs</w:t>
        </w:r>
        <w:r>
          <w:rPr>
            <w:noProof/>
            <w:webHidden/>
          </w:rPr>
          <w:tab/>
        </w:r>
        <w:r>
          <w:rPr>
            <w:noProof/>
            <w:webHidden/>
          </w:rPr>
          <w:fldChar w:fldCharType="begin"/>
        </w:r>
        <w:r>
          <w:rPr>
            <w:noProof/>
            <w:webHidden/>
          </w:rPr>
          <w:instrText xml:space="preserve"> PAGEREF _Toc228791218 \h </w:instrText>
        </w:r>
        <w:r>
          <w:rPr>
            <w:noProof/>
            <w:webHidden/>
          </w:rPr>
        </w:r>
        <w:r>
          <w:rPr>
            <w:noProof/>
            <w:webHidden/>
          </w:rPr>
          <w:fldChar w:fldCharType="separate"/>
        </w:r>
        <w:r w:rsidR="00F34FB7">
          <w:rPr>
            <w:noProof/>
            <w:webHidden/>
          </w:rPr>
          <w:t>12</w:t>
        </w:r>
        <w:r>
          <w:rPr>
            <w:noProof/>
            <w:webHidden/>
          </w:rPr>
          <w:fldChar w:fldCharType="end"/>
        </w:r>
      </w:hyperlink>
    </w:p>
    <w:p w14:paraId="7629B5AC" w14:textId="70881D8F" w:rsidR="00F52703" w:rsidRDefault="00F52703">
      <w:pPr>
        <w:pStyle w:val="TOC4"/>
        <w:tabs>
          <w:tab w:val="left" w:pos="1400"/>
          <w:tab w:val="right" w:leader="dot" w:pos="10457"/>
        </w:tabs>
        <w:rPr>
          <w:ins w:id="167"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19" w:history="1">
        <w:r w:rsidRPr="00CF229F">
          <w:rPr>
            <w:rStyle w:val="Hyperlink"/>
            <w:noProof/>
          </w:rPr>
          <w:t>2.4.1.1</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Team User Interface Guidelines</w:t>
        </w:r>
        <w:r>
          <w:rPr>
            <w:noProof/>
            <w:webHidden/>
          </w:rPr>
          <w:tab/>
        </w:r>
        <w:r>
          <w:rPr>
            <w:noProof/>
            <w:webHidden/>
          </w:rPr>
          <w:fldChar w:fldCharType="begin"/>
        </w:r>
        <w:r>
          <w:rPr>
            <w:noProof/>
            <w:webHidden/>
          </w:rPr>
          <w:instrText xml:space="preserve"> PAGEREF _Toc228791219 \h </w:instrText>
        </w:r>
        <w:r>
          <w:rPr>
            <w:noProof/>
            <w:webHidden/>
          </w:rPr>
        </w:r>
        <w:r>
          <w:rPr>
            <w:noProof/>
            <w:webHidden/>
          </w:rPr>
          <w:fldChar w:fldCharType="separate"/>
        </w:r>
        <w:r w:rsidR="00F34FB7">
          <w:rPr>
            <w:noProof/>
            <w:webHidden/>
          </w:rPr>
          <w:t>12</w:t>
        </w:r>
        <w:r>
          <w:rPr>
            <w:noProof/>
            <w:webHidden/>
          </w:rPr>
          <w:fldChar w:fldCharType="end"/>
        </w:r>
      </w:hyperlink>
    </w:p>
    <w:p w14:paraId="392B8883" w14:textId="0D478F78" w:rsidR="00F52703" w:rsidRDefault="00F52703">
      <w:pPr>
        <w:pStyle w:val="TOC4"/>
        <w:tabs>
          <w:tab w:val="left" w:pos="1400"/>
          <w:tab w:val="right" w:leader="dot" w:pos="10457"/>
        </w:tabs>
        <w:rPr>
          <w:ins w:id="168"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0" w:history="1">
        <w:r w:rsidRPr="00CF229F">
          <w:rPr>
            <w:rStyle w:val="Hyperlink"/>
            <w:noProof/>
          </w:rPr>
          <w:t>2.4.1.2</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Login / Logout Feature</w:t>
        </w:r>
        <w:r>
          <w:rPr>
            <w:noProof/>
            <w:webHidden/>
          </w:rPr>
          <w:tab/>
        </w:r>
        <w:r>
          <w:rPr>
            <w:noProof/>
            <w:webHidden/>
          </w:rPr>
          <w:fldChar w:fldCharType="begin"/>
        </w:r>
        <w:r>
          <w:rPr>
            <w:noProof/>
            <w:webHidden/>
          </w:rPr>
          <w:instrText xml:space="preserve"> PAGEREF _Toc228791220 \h </w:instrText>
        </w:r>
        <w:r>
          <w:rPr>
            <w:noProof/>
            <w:webHidden/>
          </w:rPr>
        </w:r>
        <w:r>
          <w:rPr>
            <w:noProof/>
            <w:webHidden/>
          </w:rPr>
          <w:fldChar w:fldCharType="separate"/>
        </w:r>
        <w:r w:rsidR="00F34FB7">
          <w:rPr>
            <w:noProof/>
            <w:webHidden/>
          </w:rPr>
          <w:t>12</w:t>
        </w:r>
        <w:r>
          <w:rPr>
            <w:noProof/>
            <w:webHidden/>
          </w:rPr>
          <w:fldChar w:fldCharType="end"/>
        </w:r>
      </w:hyperlink>
    </w:p>
    <w:p w14:paraId="5620DB56" w14:textId="763EFAB7" w:rsidR="00F52703" w:rsidRDefault="00F52703">
      <w:pPr>
        <w:pStyle w:val="TOC4"/>
        <w:tabs>
          <w:tab w:val="left" w:pos="1400"/>
          <w:tab w:val="right" w:leader="dot" w:pos="10457"/>
        </w:tabs>
        <w:rPr>
          <w:ins w:id="169"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1" w:history="1">
        <w:r w:rsidRPr="00CF229F">
          <w:rPr>
            <w:rStyle w:val="Hyperlink"/>
            <w:noProof/>
          </w:rPr>
          <w:t>2.4.1.3</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Dashboard / Landing Page / Main Page</w:t>
        </w:r>
        <w:r>
          <w:rPr>
            <w:noProof/>
            <w:webHidden/>
          </w:rPr>
          <w:tab/>
        </w:r>
        <w:r>
          <w:rPr>
            <w:noProof/>
            <w:webHidden/>
          </w:rPr>
          <w:fldChar w:fldCharType="begin"/>
        </w:r>
        <w:r>
          <w:rPr>
            <w:noProof/>
            <w:webHidden/>
          </w:rPr>
          <w:instrText xml:space="preserve"> PAGEREF _Toc228791221 \h </w:instrText>
        </w:r>
        <w:r>
          <w:rPr>
            <w:noProof/>
            <w:webHidden/>
          </w:rPr>
        </w:r>
        <w:r>
          <w:rPr>
            <w:noProof/>
            <w:webHidden/>
          </w:rPr>
          <w:fldChar w:fldCharType="separate"/>
        </w:r>
        <w:r w:rsidR="00F34FB7">
          <w:rPr>
            <w:noProof/>
            <w:webHidden/>
          </w:rPr>
          <w:t>13</w:t>
        </w:r>
        <w:r>
          <w:rPr>
            <w:noProof/>
            <w:webHidden/>
          </w:rPr>
          <w:fldChar w:fldCharType="end"/>
        </w:r>
      </w:hyperlink>
    </w:p>
    <w:p w14:paraId="458B529A" w14:textId="5563EB6D" w:rsidR="00F52703" w:rsidRDefault="00F52703">
      <w:pPr>
        <w:pStyle w:val="TOC3"/>
        <w:tabs>
          <w:tab w:val="left" w:pos="1138"/>
          <w:tab w:val="right" w:leader="dot" w:pos="10457"/>
        </w:tabs>
        <w:rPr>
          <w:ins w:id="170"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2" w:history="1">
        <w:r w:rsidRPr="00CF229F">
          <w:rPr>
            <w:rStyle w:val="Hyperlink"/>
            <w:noProof/>
          </w:rPr>
          <w:t>2.4.2</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Individual Crew Member Use Case Narratives &amp; UI Designs</w:t>
        </w:r>
        <w:r>
          <w:rPr>
            <w:noProof/>
            <w:webHidden/>
          </w:rPr>
          <w:tab/>
        </w:r>
        <w:r>
          <w:rPr>
            <w:noProof/>
            <w:webHidden/>
          </w:rPr>
          <w:fldChar w:fldCharType="begin"/>
        </w:r>
        <w:r>
          <w:rPr>
            <w:noProof/>
            <w:webHidden/>
          </w:rPr>
          <w:instrText xml:space="preserve"> PAGEREF _Toc228791222 \h </w:instrText>
        </w:r>
        <w:r>
          <w:rPr>
            <w:noProof/>
            <w:webHidden/>
          </w:rPr>
        </w:r>
        <w:r>
          <w:rPr>
            <w:noProof/>
            <w:webHidden/>
          </w:rPr>
          <w:fldChar w:fldCharType="separate"/>
        </w:r>
        <w:r w:rsidR="00F34FB7">
          <w:rPr>
            <w:noProof/>
            <w:webHidden/>
          </w:rPr>
          <w:t>17</w:t>
        </w:r>
        <w:r>
          <w:rPr>
            <w:noProof/>
            <w:webHidden/>
          </w:rPr>
          <w:fldChar w:fldCharType="end"/>
        </w:r>
      </w:hyperlink>
    </w:p>
    <w:p w14:paraId="0CECA80E" w14:textId="6F874624" w:rsidR="00F52703" w:rsidRDefault="00F52703">
      <w:pPr>
        <w:pStyle w:val="TOC4"/>
        <w:tabs>
          <w:tab w:val="left" w:pos="1400"/>
          <w:tab w:val="right" w:leader="dot" w:pos="10457"/>
        </w:tabs>
        <w:rPr>
          <w:ins w:id="171"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3" w:history="1">
        <w:r w:rsidRPr="00CF229F">
          <w:rPr>
            <w:rStyle w:val="Hyperlink"/>
            <w:noProof/>
          </w:rPr>
          <w:t>2.4.2.1</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_Toc228791223 \h </w:instrText>
        </w:r>
        <w:r>
          <w:rPr>
            <w:noProof/>
            <w:webHidden/>
          </w:rPr>
        </w:r>
        <w:r>
          <w:rPr>
            <w:noProof/>
            <w:webHidden/>
          </w:rPr>
          <w:fldChar w:fldCharType="separate"/>
        </w:r>
        <w:r w:rsidR="00F34FB7">
          <w:rPr>
            <w:noProof/>
            <w:webHidden/>
          </w:rPr>
          <w:t>17</w:t>
        </w:r>
        <w:r>
          <w:rPr>
            <w:noProof/>
            <w:webHidden/>
          </w:rPr>
          <w:fldChar w:fldCharType="end"/>
        </w:r>
      </w:hyperlink>
    </w:p>
    <w:p w14:paraId="6DF7C6D9" w14:textId="52CE23C0" w:rsidR="00F52703" w:rsidRDefault="00F52703">
      <w:pPr>
        <w:pStyle w:val="TOC4"/>
        <w:tabs>
          <w:tab w:val="left" w:pos="1400"/>
          <w:tab w:val="right" w:leader="dot" w:pos="10457"/>
        </w:tabs>
        <w:rPr>
          <w:ins w:id="172"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4" w:history="1">
        <w:r w:rsidRPr="00CF229F">
          <w:rPr>
            <w:rStyle w:val="Hyperlink"/>
            <w:noProof/>
          </w:rPr>
          <w:t>2.4.2.2</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_Toc228791224 \h </w:instrText>
        </w:r>
        <w:r>
          <w:rPr>
            <w:noProof/>
            <w:webHidden/>
          </w:rPr>
        </w:r>
        <w:r>
          <w:rPr>
            <w:noProof/>
            <w:webHidden/>
          </w:rPr>
          <w:fldChar w:fldCharType="separate"/>
        </w:r>
        <w:r w:rsidR="00F34FB7">
          <w:rPr>
            <w:noProof/>
            <w:webHidden/>
          </w:rPr>
          <w:t>18</w:t>
        </w:r>
        <w:r>
          <w:rPr>
            <w:noProof/>
            <w:webHidden/>
          </w:rPr>
          <w:fldChar w:fldCharType="end"/>
        </w:r>
      </w:hyperlink>
    </w:p>
    <w:p w14:paraId="559461A6" w14:textId="7A2A7264" w:rsidR="00F52703" w:rsidRDefault="00F52703">
      <w:pPr>
        <w:pStyle w:val="TOC4"/>
        <w:tabs>
          <w:tab w:val="left" w:pos="1400"/>
          <w:tab w:val="right" w:leader="dot" w:pos="10457"/>
        </w:tabs>
        <w:rPr>
          <w:ins w:id="173"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5" w:history="1">
        <w:r w:rsidRPr="00CF229F">
          <w:rPr>
            <w:rStyle w:val="Hyperlink"/>
            <w:noProof/>
          </w:rPr>
          <w:t>2.4.2.3</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_Toc228791225 \h </w:instrText>
        </w:r>
        <w:r>
          <w:rPr>
            <w:noProof/>
            <w:webHidden/>
          </w:rPr>
        </w:r>
        <w:r>
          <w:rPr>
            <w:noProof/>
            <w:webHidden/>
          </w:rPr>
          <w:fldChar w:fldCharType="separate"/>
        </w:r>
        <w:r w:rsidR="00F34FB7">
          <w:rPr>
            <w:noProof/>
            <w:webHidden/>
          </w:rPr>
          <w:t>20</w:t>
        </w:r>
        <w:r>
          <w:rPr>
            <w:noProof/>
            <w:webHidden/>
          </w:rPr>
          <w:fldChar w:fldCharType="end"/>
        </w:r>
      </w:hyperlink>
    </w:p>
    <w:p w14:paraId="38731005" w14:textId="6AF4E3F1" w:rsidR="00F52703" w:rsidRDefault="00F52703">
      <w:pPr>
        <w:pStyle w:val="TOC4"/>
        <w:tabs>
          <w:tab w:val="left" w:pos="1400"/>
          <w:tab w:val="right" w:leader="dot" w:pos="10457"/>
        </w:tabs>
        <w:rPr>
          <w:ins w:id="174"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6" w:history="1">
        <w:r w:rsidRPr="00CF229F">
          <w:rPr>
            <w:rStyle w:val="Hyperlink"/>
            <w:noProof/>
          </w:rPr>
          <w:t>2.4.2.4</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_Toc228791226 \h </w:instrText>
        </w:r>
        <w:r>
          <w:rPr>
            <w:noProof/>
            <w:webHidden/>
          </w:rPr>
        </w:r>
        <w:r>
          <w:rPr>
            <w:noProof/>
            <w:webHidden/>
          </w:rPr>
          <w:fldChar w:fldCharType="separate"/>
        </w:r>
        <w:r w:rsidR="00F34FB7">
          <w:rPr>
            <w:noProof/>
            <w:webHidden/>
          </w:rPr>
          <w:t>22</w:t>
        </w:r>
        <w:r>
          <w:rPr>
            <w:noProof/>
            <w:webHidden/>
          </w:rPr>
          <w:fldChar w:fldCharType="end"/>
        </w:r>
      </w:hyperlink>
    </w:p>
    <w:p w14:paraId="313A6D2E" w14:textId="66EABBED" w:rsidR="00F52703" w:rsidRDefault="00F52703">
      <w:pPr>
        <w:pStyle w:val="TOC4"/>
        <w:tabs>
          <w:tab w:val="left" w:pos="1400"/>
          <w:tab w:val="right" w:leader="dot" w:pos="10457"/>
        </w:tabs>
        <w:rPr>
          <w:ins w:id="175"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7" w:history="1">
        <w:r w:rsidRPr="00CF229F">
          <w:rPr>
            <w:rStyle w:val="Hyperlink"/>
            <w:noProof/>
          </w:rPr>
          <w:t>2.4.2.5</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_Toc228791227 \h </w:instrText>
        </w:r>
        <w:r>
          <w:rPr>
            <w:noProof/>
            <w:webHidden/>
          </w:rPr>
        </w:r>
        <w:r>
          <w:rPr>
            <w:noProof/>
            <w:webHidden/>
          </w:rPr>
          <w:fldChar w:fldCharType="separate"/>
        </w:r>
        <w:r w:rsidR="00F34FB7">
          <w:rPr>
            <w:noProof/>
            <w:webHidden/>
          </w:rPr>
          <w:t>22</w:t>
        </w:r>
        <w:r>
          <w:rPr>
            <w:noProof/>
            <w:webHidden/>
          </w:rPr>
          <w:fldChar w:fldCharType="end"/>
        </w:r>
      </w:hyperlink>
    </w:p>
    <w:p w14:paraId="297B3DA0" w14:textId="4E58C665" w:rsidR="00F52703" w:rsidRDefault="00F52703">
      <w:pPr>
        <w:pStyle w:val="TOC4"/>
        <w:tabs>
          <w:tab w:val="left" w:pos="1400"/>
          <w:tab w:val="right" w:leader="dot" w:pos="10457"/>
        </w:tabs>
        <w:rPr>
          <w:ins w:id="176"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8" w:history="1">
        <w:r w:rsidRPr="00CF229F">
          <w:rPr>
            <w:rStyle w:val="Hyperlink"/>
            <w:noProof/>
          </w:rPr>
          <w:t>2.4.2.6</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&lt;Lethabo Mathole&gt;</w:t>
        </w:r>
        <w:r>
          <w:rPr>
            <w:noProof/>
            <w:webHidden/>
          </w:rPr>
          <w:tab/>
        </w:r>
        <w:r>
          <w:rPr>
            <w:noProof/>
            <w:webHidden/>
          </w:rPr>
          <w:fldChar w:fldCharType="begin"/>
        </w:r>
        <w:r>
          <w:rPr>
            <w:noProof/>
            <w:webHidden/>
          </w:rPr>
          <w:instrText xml:space="preserve"> PAGEREF _Toc228791228 \h </w:instrText>
        </w:r>
        <w:r>
          <w:rPr>
            <w:noProof/>
            <w:webHidden/>
          </w:rPr>
        </w:r>
        <w:r>
          <w:rPr>
            <w:noProof/>
            <w:webHidden/>
          </w:rPr>
          <w:fldChar w:fldCharType="separate"/>
        </w:r>
        <w:r w:rsidR="00F34FB7">
          <w:rPr>
            <w:noProof/>
            <w:webHidden/>
          </w:rPr>
          <w:t>23</w:t>
        </w:r>
        <w:r>
          <w:rPr>
            <w:noProof/>
            <w:webHidden/>
          </w:rPr>
          <w:fldChar w:fldCharType="end"/>
        </w:r>
      </w:hyperlink>
    </w:p>
    <w:p w14:paraId="77F7FAA3" w14:textId="642D8E39" w:rsidR="00F52703" w:rsidRDefault="00F52703">
      <w:pPr>
        <w:pStyle w:val="TOC4"/>
        <w:tabs>
          <w:tab w:val="left" w:pos="1400"/>
          <w:tab w:val="right" w:leader="dot" w:pos="10457"/>
        </w:tabs>
        <w:rPr>
          <w:ins w:id="177"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29" w:history="1">
        <w:r w:rsidRPr="00CF229F">
          <w:rPr>
            <w:rStyle w:val="Hyperlink"/>
            <w:noProof/>
          </w:rPr>
          <w:t>2.4.2.7</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&lt;Lethabo Mathole&gt;</w:t>
        </w:r>
        <w:r>
          <w:rPr>
            <w:noProof/>
            <w:webHidden/>
          </w:rPr>
          <w:tab/>
        </w:r>
        <w:r>
          <w:rPr>
            <w:noProof/>
            <w:webHidden/>
          </w:rPr>
          <w:fldChar w:fldCharType="begin"/>
        </w:r>
        <w:r>
          <w:rPr>
            <w:noProof/>
            <w:webHidden/>
          </w:rPr>
          <w:instrText xml:space="preserve"> PAGEREF _Toc228791229 \h </w:instrText>
        </w:r>
        <w:r>
          <w:rPr>
            <w:noProof/>
            <w:webHidden/>
          </w:rPr>
        </w:r>
        <w:r>
          <w:rPr>
            <w:noProof/>
            <w:webHidden/>
          </w:rPr>
          <w:fldChar w:fldCharType="separate"/>
        </w:r>
        <w:r w:rsidR="00F34FB7">
          <w:rPr>
            <w:noProof/>
            <w:webHidden/>
          </w:rPr>
          <w:t>25</w:t>
        </w:r>
        <w:r>
          <w:rPr>
            <w:noProof/>
            <w:webHidden/>
          </w:rPr>
          <w:fldChar w:fldCharType="end"/>
        </w:r>
      </w:hyperlink>
    </w:p>
    <w:p w14:paraId="7F574568" w14:textId="5C0BAB00" w:rsidR="00F52703" w:rsidRDefault="00F52703">
      <w:pPr>
        <w:pStyle w:val="TOC4"/>
        <w:tabs>
          <w:tab w:val="left" w:pos="1400"/>
          <w:tab w:val="right" w:leader="dot" w:pos="10457"/>
        </w:tabs>
        <w:rPr>
          <w:ins w:id="178"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0" w:history="1">
        <w:r w:rsidRPr="00CF229F">
          <w:rPr>
            <w:rStyle w:val="Hyperlink"/>
            <w:noProof/>
          </w:rPr>
          <w:t>2.4.2.8</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&lt;Lethabo Mathole&gt;</w:t>
        </w:r>
        <w:r>
          <w:rPr>
            <w:noProof/>
            <w:webHidden/>
          </w:rPr>
          <w:tab/>
        </w:r>
        <w:r>
          <w:rPr>
            <w:noProof/>
            <w:webHidden/>
          </w:rPr>
          <w:fldChar w:fldCharType="begin"/>
        </w:r>
        <w:r>
          <w:rPr>
            <w:noProof/>
            <w:webHidden/>
          </w:rPr>
          <w:instrText xml:space="preserve"> PAGEREF _Toc228791230 \h </w:instrText>
        </w:r>
        <w:r>
          <w:rPr>
            <w:noProof/>
            <w:webHidden/>
          </w:rPr>
        </w:r>
        <w:r>
          <w:rPr>
            <w:noProof/>
            <w:webHidden/>
          </w:rPr>
          <w:fldChar w:fldCharType="separate"/>
        </w:r>
        <w:r w:rsidR="00F34FB7">
          <w:rPr>
            <w:noProof/>
            <w:webHidden/>
          </w:rPr>
          <w:t>25</w:t>
        </w:r>
        <w:r>
          <w:rPr>
            <w:noProof/>
            <w:webHidden/>
          </w:rPr>
          <w:fldChar w:fldCharType="end"/>
        </w:r>
      </w:hyperlink>
    </w:p>
    <w:p w14:paraId="520EB345" w14:textId="52DFCEF4" w:rsidR="00F52703" w:rsidRDefault="00F52703">
      <w:pPr>
        <w:pStyle w:val="TOC4"/>
        <w:tabs>
          <w:tab w:val="left" w:pos="1400"/>
          <w:tab w:val="right" w:leader="dot" w:pos="10457"/>
        </w:tabs>
        <w:rPr>
          <w:ins w:id="179"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1" w:history="1">
        <w:r w:rsidRPr="00CF229F">
          <w:rPr>
            <w:rStyle w:val="Hyperlink"/>
            <w:noProof/>
          </w:rPr>
          <w:t>2.4.2.9</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_Toc228791231 \h </w:instrText>
        </w:r>
        <w:r>
          <w:rPr>
            <w:noProof/>
            <w:webHidden/>
          </w:rPr>
        </w:r>
        <w:r>
          <w:rPr>
            <w:noProof/>
            <w:webHidden/>
          </w:rPr>
          <w:fldChar w:fldCharType="separate"/>
        </w:r>
        <w:r w:rsidR="00F34FB7">
          <w:rPr>
            <w:noProof/>
            <w:webHidden/>
          </w:rPr>
          <w:t>27</w:t>
        </w:r>
        <w:r>
          <w:rPr>
            <w:noProof/>
            <w:webHidden/>
          </w:rPr>
          <w:fldChar w:fldCharType="end"/>
        </w:r>
      </w:hyperlink>
    </w:p>
    <w:p w14:paraId="19004E16" w14:textId="4F4D2F7C" w:rsidR="00F52703" w:rsidRDefault="00F52703">
      <w:pPr>
        <w:pStyle w:val="TOC4"/>
        <w:tabs>
          <w:tab w:val="left" w:pos="1400"/>
          <w:tab w:val="right" w:leader="dot" w:pos="10457"/>
        </w:tabs>
        <w:rPr>
          <w:ins w:id="180"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2" w:history="1">
        <w:r w:rsidRPr="00CF229F">
          <w:rPr>
            <w:rStyle w:val="Hyperlink"/>
            <w:noProof/>
          </w:rPr>
          <w:t>2.4.2.10</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&lt;Lethabo Mathole&gt;</w:t>
        </w:r>
        <w:r>
          <w:rPr>
            <w:noProof/>
            <w:webHidden/>
          </w:rPr>
          <w:tab/>
        </w:r>
        <w:r>
          <w:rPr>
            <w:noProof/>
            <w:webHidden/>
          </w:rPr>
          <w:fldChar w:fldCharType="begin"/>
        </w:r>
        <w:r>
          <w:rPr>
            <w:noProof/>
            <w:webHidden/>
          </w:rPr>
          <w:instrText xml:space="preserve"> PAGEREF _Toc228791232 \h </w:instrText>
        </w:r>
        <w:r>
          <w:rPr>
            <w:noProof/>
            <w:webHidden/>
          </w:rPr>
        </w:r>
        <w:r>
          <w:rPr>
            <w:noProof/>
            <w:webHidden/>
          </w:rPr>
          <w:fldChar w:fldCharType="separate"/>
        </w:r>
        <w:r w:rsidR="00F34FB7">
          <w:rPr>
            <w:noProof/>
            <w:webHidden/>
          </w:rPr>
          <w:t>28</w:t>
        </w:r>
        <w:r>
          <w:rPr>
            <w:noProof/>
            <w:webHidden/>
          </w:rPr>
          <w:fldChar w:fldCharType="end"/>
        </w:r>
      </w:hyperlink>
    </w:p>
    <w:p w14:paraId="3BC06AAC" w14:textId="7370CE26" w:rsidR="00F52703" w:rsidRDefault="00F52703">
      <w:pPr>
        <w:pStyle w:val="TOC4"/>
        <w:tabs>
          <w:tab w:val="left" w:pos="1400"/>
          <w:tab w:val="right" w:leader="dot" w:pos="10457"/>
        </w:tabs>
        <w:rPr>
          <w:ins w:id="181"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3" w:history="1">
        <w:r w:rsidRPr="00CF229F">
          <w:rPr>
            <w:rStyle w:val="Hyperlink"/>
            <w:noProof/>
          </w:rPr>
          <w:t>2.4.2.11</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_Toc228791233 \h </w:instrText>
        </w:r>
        <w:r>
          <w:rPr>
            <w:noProof/>
            <w:webHidden/>
          </w:rPr>
        </w:r>
        <w:r>
          <w:rPr>
            <w:noProof/>
            <w:webHidden/>
          </w:rPr>
          <w:fldChar w:fldCharType="separate"/>
        </w:r>
        <w:r w:rsidR="00F34FB7">
          <w:rPr>
            <w:noProof/>
            <w:webHidden/>
          </w:rPr>
          <w:t>29</w:t>
        </w:r>
        <w:r>
          <w:rPr>
            <w:noProof/>
            <w:webHidden/>
          </w:rPr>
          <w:fldChar w:fldCharType="end"/>
        </w:r>
      </w:hyperlink>
    </w:p>
    <w:p w14:paraId="5FC929AA" w14:textId="50B2B719" w:rsidR="00F52703" w:rsidRDefault="00F52703">
      <w:pPr>
        <w:pStyle w:val="TOC4"/>
        <w:tabs>
          <w:tab w:val="left" w:pos="1400"/>
          <w:tab w:val="right" w:leader="dot" w:pos="10457"/>
        </w:tabs>
        <w:rPr>
          <w:ins w:id="182"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4" w:history="1">
        <w:r w:rsidRPr="00CF229F">
          <w:rPr>
            <w:rStyle w:val="Hyperlink"/>
            <w:noProof/>
          </w:rPr>
          <w:t>2.4.2.12</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_Toc228791234 \h </w:instrText>
        </w:r>
        <w:r>
          <w:rPr>
            <w:noProof/>
            <w:webHidden/>
          </w:rPr>
        </w:r>
        <w:r>
          <w:rPr>
            <w:noProof/>
            <w:webHidden/>
          </w:rPr>
          <w:fldChar w:fldCharType="separate"/>
        </w:r>
        <w:r w:rsidR="00F34FB7">
          <w:rPr>
            <w:noProof/>
            <w:webHidden/>
          </w:rPr>
          <w:t>31</w:t>
        </w:r>
        <w:r>
          <w:rPr>
            <w:noProof/>
            <w:webHidden/>
          </w:rPr>
          <w:fldChar w:fldCharType="end"/>
        </w:r>
      </w:hyperlink>
    </w:p>
    <w:p w14:paraId="43504F26" w14:textId="2C1DF2B6" w:rsidR="00F52703" w:rsidRDefault="00F52703">
      <w:pPr>
        <w:pStyle w:val="TOC4"/>
        <w:tabs>
          <w:tab w:val="left" w:pos="1400"/>
          <w:tab w:val="right" w:leader="dot" w:pos="10457"/>
        </w:tabs>
        <w:rPr>
          <w:ins w:id="183"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5" w:history="1">
        <w:r w:rsidRPr="00CF229F">
          <w:rPr>
            <w:rStyle w:val="Hyperlink"/>
            <w:noProof/>
          </w:rPr>
          <w:t>2.4.2.13</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w:t>
        </w:r>
        <w:r w:rsidR="00F34FB7">
          <w:rPr>
            <w:rStyle w:val="Hyperlink"/>
            <w:noProof/>
          </w:rPr>
          <w:t>Lethabo</w:t>
        </w:r>
        <w:r w:rsidR="000D3E21">
          <w:rPr>
            <w:rStyle w:val="Hyperlink"/>
            <w:noProof/>
          </w:rPr>
          <w:t xml:space="preserve"> Mathole</w:t>
        </w:r>
        <w:r w:rsidRPr="00CF229F">
          <w:rPr>
            <w:rStyle w:val="Hyperlink"/>
            <w:noProof/>
          </w:rPr>
          <w:t>&gt;</w:t>
        </w:r>
        <w:r>
          <w:rPr>
            <w:noProof/>
            <w:webHidden/>
          </w:rPr>
          <w:tab/>
        </w:r>
        <w:r>
          <w:rPr>
            <w:noProof/>
            <w:webHidden/>
          </w:rPr>
          <w:fldChar w:fldCharType="begin"/>
        </w:r>
        <w:r>
          <w:rPr>
            <w:noProof/>
            <w:webHidden/>
          </w:rPr>
          <w:instrText xml:space="preserve"> PAGEREF _Toc228791235 \h </w:instrText>
        </w:r>
        <w:r>
          <w:rPr>
            <w:noProof/>
            <w:webHidden/>
          </w:rPr>
        </w:r>
        <w:r>
          <w:rPr>
            <w:noProof/>
            <w:webHidden/>
          </w:rPr>
          <w:fldChar w:fldCharType="separate"/>
        </w:r>
        <w:r w:rsidR="00F34FB7">
          <w:rPr>
            <w:noProof/>
            <w:webHidden/>
          </w:rPr>
          <w:t>32</w:t>
        </w:r>
        <w:r>
          <w:rPr>
            <w:noProof/>
            <w:webHidden/>
          </w:rPr>
          <w:fldChar w:fldCharType="end"/>
        </w:r>
      </w:hyperlink>
    </w:p>
    <w:p w14:paraId="7AF95053" w14:textId="4B95C946" w:rsidR="00F52703" w:rsidRDefault="00F52703">
      <w:pPr>
        <w:pStyle w:val="TOC4"/>
        <w:tabs>
          <w:tab w:val="left" w:pos="1400"/>
          <w:tab w:val="right" w:leader="dot" w:pos="10457"/>
        </w:tabs>
        <w:rPr>
          <w:ins w:id="184"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6" w:history="1">
        <w:r w:rsidRPr="00CF229F">
          <w:rPr>
            <w:rStyle w:val="Hyperlink"/>
            <w:noProof/>
          </w:rPr>
          <w:t>2.4.2.14</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_Toc228791236 \h </w:instrText>
        </w:r>
        <w:r>
          <w:rPr>
            <w:noProof/>
            <w:webHidden/>
          </w:rPr>
        </w:r>
        <w:r>
          <w:rPr>
            <w:noProof/>
            <w:webHidden/>
          </w:rPr>
          <w:fldChar w:fldCharType="separate"/>
        </w:r>
        <w:r w:rsidR="00F34FB7">
          <w:rPr>
            <w:noProof/>
            <w:webHidden/>
          </w:rPr>
          <w:t>33</w:t>
        </w:r>
        <w:r>
          <w:rPr>
            <w:noProof/>
            <w:webHidden/>
          </w:rPr>
          <w:fldChar w:fldCharType="end"/>
        </w:r>
      </w:hyperlink>
    </w:p>
    <w:p w14:paraId="498B7318" w14:textId="4F8408D7" w:rsidR="00F52703" w:rsidRDefault="00F52703">
      <w:pPr>
        <w:pStyle w:val="TOC4"/>
        <w:tabs>
          <w:tab w:val="left" w:pos="1400"/>
          <w:tab w:val="right" w:leader="dot" w:pos="10457"/>
        </w:tabs>
        <w:rPr>
          <w:ins w:id="185"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7" w:history="1">
        <w:r w:rsidRPr="00CF229F">
          <w:rPr>
            <w:rStyle w:val="Hyperlink"/>
            <w:noProof/>
          </w:rPr>
          <w:t>2.4.2.15</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&lt;Lethabo Mathole&gt;</w:t>
        </w:r>
        <w:r>
          <w:rPr>
            <w:noProof/>
            <w:webHidden/>
          </w:rPr>
          <w:tab/>
        </w:r>
        <w:r>
          <w:rPr>
            <w:noProof/>
            <w:webHidden/>
          </w:rPr>
          <w:fldChar w:fldCharType="begin"/>
        </w:r>
        <w:r>
          <w:rPr>
            <w:noProof/>
            <w:webHidden/>
          </w:rPr>
          <w:instrText xml:space="preserve"> PAGEREF _Toc228791237 \h </w:instrText>
        </w:r>
        <w:r>
          <w:rPr>
            <w:noProof/>
            <w:webHidden/>
          </w:rPr>
        </w:r>
        <w:r>
          <w:rPr>
            <w:noProof/>
            <w:webHidden/>
          </w:rPr>
          <w:fldChar w:fldCharType="separate"/>
        </w:r>
        <w:r w:rsidR="00F34FB7">
          <w:rPr>
            <w:noProof/>
            <w:webHidden/>
          </w:rPr>
          <w:t>34</w:t>
        </w:r>
        <w:r>
          <w:rPr>
            <w:noProof/>
            <w:webHidden/>
          </w:rPr>
          <w:fldChar w:fldCharType="end"/>
        </w:r>
      </w:hyperlink>
    </w:p>
    <w:p w14:paraId="05CB2BC6" w14:textId="0C43C39B" w:rsidR="00F52703" w:rsidRDefault="00F52703">
      <w:pPr>
        <w:pStyle w:val="TOC4"/>
        <w:tabs>
          <w:tab w:val="left" w:pos="1400"/>
          <w:tab w:val="right" w:leader="dot" w:pos="10457"/>
        </w:tabs>
        <w:rPr>
          <w:ins w:id="186"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8" w:history="1">
        <w:r w:rsidRPr="00CF229F">
          <w:rPr>
            <w:rStyle w:val="Hyperlink"/>
            <w:noProof/>
          </w:rPr>
          <w:t>2.4.2.16</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_Toc228791238 \h </w:instrText>
        </w:r>
        <w:r>
          <w:rPr>
            <w:noProof/>
            <w:webHidden/>
          </w:rPr>
        </w:r>
        <w:r>
          <w:rPr>
            <w:noProof/>
            <w:webHidden/>
          </w:rPr>
          <w:fldChar w:fldCharType="separate"/>
        </w:r>
        <w:r w:rsidR="00F34FB7">
          <w:rPr>
            <w:noProof/>
            <w:webHidden/>
          </w:rPr>
          <w:t>36</w:t>
        </w:r>
        <w:r>
          <w:rPr>
            <w:noProof/>
            <w:webHidden/>
          </w:rPr>
          <w:fldChar w:fldCharType="end"/>
        </w:r>
      </w:hyperlink>
    </w:p>
    <w:p w14:paraId="5E5B0C6A" w14:textId="72A51846" w:rsidR="00F52703" w:rsidRDefault="00F52703">
      <w:pPr>
        <w:pStyle w:val="TOC4"/>
        <w:tabs>
          <w:tab w:val="left" w:pos="1400"/>
          <w:tab w:val="right" w:leader="dot" w:pos="10457"/>
        </w:tabs>
        <w:rPr>
          <w:ins w:id="187"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39" w:history="1">
        <w:r w:rsidRPr="00CF229F">
          <w:rPr>
            <w:rStyle w:val="Hyperlink"/>
            <w:noProof/>
          </w:rPr>
          <w:t>2.4.2.17</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&lt;Hlomani Mashimbye&gt;</w:t>
        </w:r>
        <w:r>
          <w:rPr>
            <w:noProof/>
            <w:webHidden/>
          </w:rPr>
          <w:tab/>
        </w:r>
        <w:r>
          <w:rPr>
            <w:noProof/>
            <w:webHidden/>
          </w:rPr>
          <w:fldChar w:fldCharType="begin"/>
        </w:r>
        <w:r>
          <w:rPr>
            <w:noProof/>
            <w:webHidden/>
          </w:rPr>
          <w:instrText xml:space="preserve"> PAGEREF _Toc228791239 \h </w:instrText>
        </w:r>
        <w:r>
          <w:rPr>
            <w:noProof/>
            <w:webHidden/>
          </w:rPr>
        </w:r>
        <w:r>
          <w:rPr>
            <w:noProof/>
            <w:webHidden/>
          </w:rPr>
          <w:fldChar w:fldCharType="separate"/>
        </w:r>
        <w:r w:rsidR="00F34FB7">
          <w:rPr>
            <w:noProof/>
            <w:webHidden/>
          </w:rPr>
          <w:t>37</w:t>
        </w:r>
        <w:r>
          <w:rPr>
            <w:noProof/>
            <w:webHidden/>
          </w:rPr>
          <w:fldChar w:fldCharType="end"/>
        </w:r>
      </w:hyperlink>
    </w:p>
    <w:p w14:paraId="65F83544" w14:textId="2308597D" w:rsidR="00F52703" w:rsidRDefault="00F52703">
      <w:pPr>
        <w:pStyle w:val="TOC4"/>
        <w:tabs>
          <w:tab w:val="left" w:pos="1400"/>
          <w:tab w:val="right" w:leader="dot" w:pos="10457"/>
        </w:tabs>
        <w:rPr>
          <w:ins w:id="188"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40" w:history="1">
        <w:r w:rsidRPr="00CF229F">
          <w:rPr>
            <w:rStyle w:val="Hyperlink"/>
            <w:noProof/>
          </w:rPr>
          <w:t>2.4.2.18</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w:t>
        </w:r>
        <w:r w:rsidR="00F34FB7">
          <w:rPr>
            <w:rStyle w:val="Hyperlink"/>
            <w:noProof/>
          </w:rPr>
          <w:t>Lethabo Mathole</w:t>
        </w:r>
        <w:r w:rsidRPr="00CF229F">
          <w:rPr>
            <w:rStyle w:val="Hyperlink"/>
            <w:noProof/>
          </w:rPr>
          <w:t>&gt;</w:t>
        </w:r>
        <w:r>
          <w:rPr>
            <w:noProof/>
            <w:webHidden/>
          </w:rPr>
          <w:tab/>
        </w:r>
        <w:r>
          <w:rPr>
            <w:noProof/>
            <w:webHidden/>
          </w:rPr>
          <w:fldChar w:fldCharType="begin"/>
        </w:r>
        <w:r>
          <w:rPr>
            <w:noProof/>
            <w:webHidden/>
          </w:rPr>
          <w:instrText xml:space="preserve"> PAGEREF _Toc228791240 \h </w:instrText>
        </w:r>
        <w:r>
          <w:rPr>
            <w:noProof/>
            <w:webHidden/>
          </w:rPr>
        </w:r>
        <w:r>
          <w:rPr>
            <w:noProof/>
            <w:webHidden/>
          </w:rPr>
          <w:fldChar w:fldCharType="separate"/>
        </w:r>
        <w:r w:rsidR="00F34FB7">
          <w:rPr>
            <w:noProof/>
            <w:webHidden/>
          </w:rPr>
          <w:t>39</w:t>
        </w:r>
        <w:r>
          <w:rPr>
            <w:noProof/>
            <w:webHidden/>
          </w:rPr>
          <w:fldChar w:fldCharType="end"/>
        </w:r>
      </w:hyperlink>
    </w:p>
    <w:p w14:paraId="7E206E15" w14:textId="2C8A3FFF" w:rsidR="00F52703" w:rsidRDefault="00F52703">
      <w:pPr>
        <w:pStyle w:val="TOC4"/>
        <w:tabs>
          <w:tab w:val="left" w:pos="1400"/>
          <w:tab w:val="right" w:leader="dot" w:pos="10457"/>
        </w:tabs>
        <w:rPr>
          <w:ins w:id="189"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41" w:history="1">
        <w:r w:rsidRPr="00CF229F">
          <w:rPr>
            <w:rStyle w:val="Hyperlink"/>
            <w:noProof/>
          </w:rPr>
          <w:t>2.4.2.19</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_Toc228791241 \h </w:instrText>
        </w:r>
        <w:r>
          <w:rPr>
            <w:noProof/>
            <w:webHidden/>
          </w:rPr>
        </w:r>
        <w:r>
          <w:rPr>
            <w:noProof/>
            <w:webHidden/>
          </w:rPr>
          <w:fldChar w:fldCharType="separate"/>
        </w:r>
        <w:r w:rsidR="00F34FB7">
          <w:rPr>
            <w:noProof/>
            <w:webHidden/>
          </w:rPr>
          <w:t>40</w:t>
        </w:r>
        <w:r>
          <w:rPr>
            <w:noProof/>
            <w:webHidden/>
          </w:rPr>
          <w:fldChar w:fldCharType="end"/>
        </w:r>
      </w:hyperlink>
    </w:p>
    <w:p w14:paraId="3D2C098D" w14:textId="1A6B08E2" w:rsidR="00F52703" w:rsidRDefault="00F52703">
      <w:pPr>
        <w:pStyle w:val="TOC4"/>
        <w:tabs>
          <w:tab w:val="left" w:pos="1400"/>
          <w:tab w:val="right" w:leader="dot" w:pos="10457"/>
        </w:tabs>
        <w:rPr>
          <w:ins w:id="190"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42" w:history="1">
        <w:r w:rsidRPr="00CF229F">
          <w:rPr>
            <w:rStyle w:val="Hyperlink"/>
            <w:noProof/>
          </w:rPr>
          <w:t>2.4.2.20</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Designed by &lt;Awonke Gana&gt;</w:t>
        </w:r>
        <w:r>
          <w:rPr>
            <w:noProof/>
            <w:webHidden/>
          </w:rPr>
          <w:tab/>
        </w:r>
        <w:r>
          <w:rPr>
            <w:noProof/>
            <w:webHidden/>
          </w:rPr>
          <w:fldChar w:fldCharType="begin"/>
        </w:r>
        <w:r>
          <w:rPr>
            <w:noProof/>
            <w:webHidden/>
          </w:rPr>
          <w:instrText xml:space="preserve"> PAGEREF _Toc228791242 \h </w:instrText>
        </w:r>
        <w:r>
          <w:rPr>
            <w:noProof/>
            <w:webHidden/>
          </w:rPr>
        </w:r>
        <w:r>
          <w:rPr>
            <w:noProof/>
            <w:webHidden/>
          </w:rPr>
          <w:fldChar w:fldCharType="separate"/>
        </w:r>
        <w:r w:rsidR="00F34FB7">
          <w:rPr>
            <w:noProof/>
            <w:webHidden/>
          </w:rPr>
          <w:t>41</w:t>
        </w:r>
        <w:r>
          <w:rPr>
            <w:noProof/>
            <w:webHidden/>
          </w:rPr>
          <w:fldChar w:fldCharType="end"/>
        </w:r>
      </w:hyperlink>
    </w:p>
    <w:p w14:paraId="5D772BAE" w14:textId="22A1309E" w:rsidR="00F52703" w:rsidRDefault="00F52703">
      <w:pPr>
        <w:pStyle w:val="TOC1"/>
        <w:rPr>
          <w:ins w:id="191"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hyperlink w:anchor="_Toc228791244" w:history="1">
        <w:r w:rsidRPr="00CF229F">
          <w:rPr>
            <w:rStyle w:val="Hyperlink"/>
          </w:rPr>
          <w:t>3</w:t>
        </w:r>
        <w:r>
          <w:rPr>
            <w:rFonts w:asciiTheme="minorHAnsi" w:eastAsiaTheme="minorEastAsia" w:hAnsiTheme="minorHAnsi" w:cstheme="minorBidi"/>
            <w:b w:val="0"/>
            <w:bCs w:val="0"/>
            <w:caps w:val="0"/>
            <w:kern w:val="2"/>
            <w:sz w:val="24"/>
            <w:szCs w:val="24"/>
            <w:lang w:val="en-ZA" w:eastAsia="en-ZA"/>
            <w14:ligatures w14:val="standardContextual"/>
          </w:rPr>
          <w:tab/>
        </w:r>
        <w:r w:rsidRPr="00CF229F">
          <w:rPr>
            <w:rStyle w:val="Hyperlink"/>
          </w:rPr>
          <w:t>DATA REQUIREMENTS</w:t>
        </w:r>
        <w:r>
          <w:rPr>
            <w:webHidden/>
          </w:rPr>
          <w:tab/>
        </w:r>
        <w:r>
          <w:rPr>
            <w:webHidden/>
          </w:rPr>
          <w:fldChar w:fldCharType="begin"/>
        </w:r>
        <w:r>
          <w:rPr>
            <w:webHidden/>
          </w:rPr>
          <w:instrText xml:space="preserve"> PAGEREF _Toc228791244 \h </w:instrText>
        </w:r>
        <w:r>
          <w:rPr>
            <w:webHidden/>
          </w:rPr>
        </w:r>
        <w:r>
          <w:rPr>
            <w:webHidden/>
          </w:rPr>
          <w:fldChar w:fldCharType="separate"/>
        </w:r>
        <w:r w:rsidR="00F34FB7">
          <w:rPr>
            <w:webHidden/>
          </w:rPr>
          <w:t>42</w:t>
        </w:r>
        <w:r>
          <w:rPr>
            <w:webHidden/>
          </w:rPr>
          <w:fldChar w:fldCharType="end"/>
        </w:r>
      </w:hyperlink>
    </w:p>
    <w:p w14:paraId="3FD39AA9" w14:textId="5FFA03A8" w:rsidR="00F52703" w:rsidRDefault="00F52703">
      <w:pPr>
        <w:pStyle w:val="TOC2"/>
        <w:rPr>
          <w:ins w:id="192"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45" w:history="1">
        <w:r w:rsidRPr="00CF229F">
          <w:rPr>
            <w:rStyle w:val="Hyperlink"/>
          </w:rPr>
          <w:t>3.1</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List of data and attributes</w:t>
        </w:r>
        <w:r>
          <w:rPr>
            <w:webHidden/>
          </w:rPr>
          <w:tab/>
        </w:r>
        <w:r>
          <w:rPr>
            <w:webHidden/>
          </w:rPr>
          <w:fldChar w:fldCharType="begin"/>
        </w:r>
        <w:r>
          <w:rPr>
            <w:webHidden/>
          </w:rPr>
          <w:instrText xml:space="preserve"> PAGEREF _Toc228791245 \h </w:instrText>
        </w:r>
        <w:r>
          <w:rPr>
            <w:webHidden/>
          </w:rPr>
        </w:r>
        <w:r>
          <w:rPr>
            <w:webHidden/>
          </w:rPr>
          <w:fldChar w:fldCharType="separate"/>
        </w:r>
        <w:r w:rsidR="00F34FB7">
          <w:rPr>
            <w:webHidden/>
          </w:rPr>
          <w:t>42</w:t>
        </w:r>
        <w:r>
          <w:rPr>
            <w:webHidden/>
          </w:rPr>
          <w:fldChar w:fldCharType="end"/>
        </w:r>
      </w:hyperlink>
    </w:p>
    <w:p w14:paraId="33E1272D" w14:textId="1B3F127C" w:rsidR="00F52703" w:rsidRDefault="00F52703">
      <w:pPr>
        <w:pStyle w:val="TOC2"/>
        <w:rPr>
          <w:ins w:id="193"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46" w:history="1">
        <w:r w:rsidRPr="00CF229F">
          <w:rPr>
            <w:rStyle w:val="Hyperlink"/>
          </w:rPr>
          <w:t>3.2</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Domain Class Diagram</w:t>
        </w:r>
        <w:r>
          <w:rPr>
            <w:webHidden/>
          </w:rPr>
          <w:tab/>
        </w:r>
        <w:r>
          <w:rPr>
            <w:webHidden/>
          </w:rPr>
          <w:fldChar w:fldCharType="begin"/>
        </w:r>
        <w:r>
          <w:rPr>
            <w:webHidden/>
          </w:rPr>
          <w:instrText xml:space="preserve"> PAGEREF _Toc228791246 \h </w:instrText>
        </w:r>
        <w:r>
          <w:rPr>
            <w:webHidden/>
          </w:rPr>
        </w:r>
        <w:r>
          <w:rPr>
            <w:webHidden/>
          </w:rPr>
          <w:fldChar w:fldCharType="separate"/>
        </w:r>
        <w:r w:rsidR="00F34FB7">
          <w:rPr>
            <w:b/>
            <w:bCs w:val="0"/>
            <w:webHidden/>
          </w:rPr>
          <w:t>Error! Bookmark not defined.</w:t>
        </w:r>
        <w:r>
          <w:rPr>
            <w:webHidden/>
          </w:rPr>
          <w:fldChar w:fldCharType="end"/>
        </w:r>
      </w:hyperlink>
    </w:p>
    <w:p w14:paraId="5FA8C4C2" w14:textId="0124C081" w:rsidR="00F52703" w:rsidRDefault="00F52703">
      <w:pPr>
        <w:pStyle w:val="TOC2"/>
        <w:rPr>
          <w:ins w:id="194"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47" w:history="1">
        <w:r w:rsidRPr="00CF229F">
          <w:rPr>
            <w:rStyle w:val="Hyperlink"/>
          </w:rPr>
          <w:t>3.3</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Draft Implementation Ready Class Diagram</w:t>
        </w:r>
        <w:r>
          <w:rPr>
            <w:webHidden/>
          </w:rPr>
          <w:tab/>
        </w:r>
        <w:r>
          <w:rPr>
            <w:webHidden/>
          </w:rPr>
          <w:fldChar w:fldCharType="begin"/>
        </w:r>
        <w:r>
          <w:rPr>
            <w:webHidden/>
          </w:rPr>
          <w:instrText xml:space="preserve"> PAGEREF _Toc228791247 \h </w:instrText>
        </w:r>
        <w:r>
          <w:rPr>
            <w:webHidden/>
          </w:rPr>
        </w:r>
        <w:r>
          <w:rPr>
            <w:webHidden/>
          </w:rPr>
          <w:fldChar w:fldCharType="separate"/>
        </w:r>
        <w:r w:rsidR="00F34FB7">
          <w:rPr>
            <w:webHidden/>
          </w:rPr>
          <w:t>44</w:t>
        </w:r>
        <w:r>
          <w:rPr>
            <w:webHidden/>
          </w:rPr>
          <w:fldChar w:fldCharType="end"/>
        </w:r>
      </w:hyperlink>
    </w:p>
    <w:p w14:paraId="68913764" w14:textId="7FEBF33D" w:rsidR="00F52703" w:rsidRDefault="00F52703">
      <w:pPr>
        <w:pStyle w:val="TOC2"/>
        <w:rPr>
          <w:ins w:id="195"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48" w:history="1">
        <w:r w:rsidRPr="00CF229F">
          <w:rPr>
            <w:rStyle w:val="Hyperlink"/>
          </w:rPr>
          <w:t>3.4</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Implemented database structure</w:t>
        </w:r>
        <w:r>
          <w:rPr>
            <w:webHidden/>
          </w:rPr>
          <w:tab/>
        </w:r>
        <w:r>
          <w:rPr>
            <w:webHidden/>
          </w:rPr>
          <w:fldChar w:fldCharType="begin"/>
        </w:r>
        <w:r>
          <w:rPr>
            <w:webHidden/>
          </w:rPr>
          <w:instrText xml:space="preserve"> PAGEREF _Toc228791248 \h </w:instrText>
        </w:r>
        <w:r>
          <w:rPr>
            <w:webHidden/>
          </w:rPr>
        </w:r>
        <w:r>
          <w:rPr>
            <w:webHidden/>
          </w:rPr>
          <w:fldChar w:fldCharType="separate"/>
        </w:r>
        <w:r w:rsidR="00F34FB7">
          <w:rPr>
            <w:webHidden/>
          </w:rPr>
          <w:t>46</w:t>
        </w:r>
        <w:r>
          <w:rPr>
            <w:webHidden/>
          </w:rPr>
          <w:fldChar w:fldCharType="end"/>
        </w:r>
      </w:hyperlink>
    </w:p>
    <w:p w14:paraId="2606ED44" w14:textId="2AF8A29A" w:rsidR="00F52703" w:rsidRDefault="00F52703">
      <w:pPr>
        <w:pStyle w:val="TOC1"/>
        <w:rPr>
          <w:ins w:id="196"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hyperlink w:anchor="_Toc228791249" w:history="1">
        <w:r w:rsidRPr="00CF229F">
          <w:rPr>
            <w:rStyle w:val="Hyperlink"/>
          </w:rPr>
          <w:t>4</w:t>
        </w:r>
        <w:r>
          <w:rPr>
            <w:rFonts w:asciiTheme="minorHAnsi" w:eastAsiaTheme="minorEastAsia" w:hAnsiTheme="minorHAnsi" w:cstheme="minorBidi"/>
            <w:b w:val="0"/>
            <w:bCs w:val="0"/>
            <w:caps w:val="0"/>
            <w:kern w:val="2"/>
            <w:sz w:val="24"/>
            <w:szCs w:val="24"/>
            <w:lang w:val="en-ZA" w:eastAsia="en-ZA"/>
            <w14:ligatures w14:val="standardContextual"/>
          </w:rPr>
          <w:tab/>
        </w:r>
        <w:r w:rsidRPr="00CF229F">
          <w:rPr>
            <w:rStyle w:val="Hyperlink"/>
          </w:rPr>
          <w:t>TECHNICAL REQUIREMENTS</w:t>
        </w:r>
        <w:r>
          <w:rPr>
            <w:webHidden/>
          </w:rPr>
          <w:tab/>
        </w:r>
        <w:r>
          <w:rPr>
            <w:webHidden/>
          </w:rPr>
          <w:fldChar w:fldCharType="begin"/>
        </w:r>
        <w:r>
          <w:rPr>
            <w:webHidden/>
          </w:rPr>
          <w:instrText xml:space="preserve"> PAGEREF _Toc228791249 \h </w:instrText>
        </w:r>
        <w:r>
          <w:rPr>
            <w:webHidden/>
          </w:rPr>
        </w:r>
        <w:r>
          <w:rPr>
            <w:webHidden/>
          </w:rPr>
          <w:fldChar w:fldCharType="separate"/>
        </w:r>
        <w:r w:rsidR="00F34FB7">
          <w:rPr>
            <w:webHidden/>
          </w:rPr>
          <w:t>47</w:t>
        </w:r>
        <w:r>
          <w:rPr>
            <w:webHidden/>
          </w:rPr>
          <w:fldChar w:fldCharType="end"/>
        </w:r>
      </w:hyperlink>
    </w:p>
    <w:p w14:paraId="72C91FCB" w14:textId="7693630F" w:rsidR="00F52703" w:rsidRDefault="00F52703">
      <w:pPr>
        <w:pStyle w:val="TOC2"/>
        <w:rPr>
          <w:ins w:id="197"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50" w:history="1">
        <w:r w:rsidRPr="00CF229F">
          <w:rPr>
            <w:rStyle w:val="Hyperlink"/>
            <w:rFonts w:eastAsia="Arial"/>
          </w:rPr>
          <w:t>4.1</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System Environment</w:t>
        </w:r>
        <w:r>
          <w:rPr>
            <w:webHidden/>
          </w:rPr>
          <w:tab/>
        </w:r>
        <w:r>
          <w:rPr>
            <w:webHidden/>
          </w:rPr>
          <w:fldChar w:fldCharType="begin"/>
        </w:r>
        <w:r>
          <w:rPr>
            <w:webHidden/>
          </w:rPr>
          <w:instrText xml:space="preserve"> PAGEREF _Toc228791250 \h </w:instrText>
        </w:r>
        <w:r>
          <w:rPr>
            <w:webHidden/>
          </w:rPr>
        </w:r>
        <w:r>
          <w:rPr>
            <w:webHidden/>
          </w:rPr>
          <w:fldChar w:fldCharType="separate"/>
        </w:r>
        <w:r w:rsidR="00F34FB7">
          <w:rPr>
            <w:webHidden/>
          </w:rPr>
          <w:t>47</w:t>
        </w:r>
        <w:r>
          <w:rPr>
            <w:webHidden/>
          </w:rPr>
          <w:fldChar w:fldCharType="end"/>
        </w:r>
      </w:hyperlink>
    </w:p>
    <w:p w14:paraId="28D5A3A3" w14:textId="7A7D4EF7" w:rsidR="00F52703" w:rsidRDefault="00F52703">
      <w:pPr>
        <w:pStyle w:val="TOC4"/>
        <w:tabs>
          <w:tab w:val="left" w:pos="1400"/>
          <w:tab w:val="right" w:leader="dot" w:pos="10457"/>
        </w:tabs>
        <w:rPr>
          <w:ins w:id="198"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51" w:history="1">
        <w:r w:rsidRPr="00CF229F">
          <w:rPr>
            <w:rStyle w:val="Hyperlink"/>
            <w:rFonts w:eastAsia="Arial" w:cs="Arial"/>
            <w:noProof/>
          </w:rPr>
          <w:t>4.1.1.1</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Operating Environment</w:t>
        </w:r>
        <w:r>
          <w:rPr>
            <w:noProof/>
            <w:webHidden/>
          </w:rPr>
          <w:tab/>
        </w:r>
        <w:r>
          <w:rPr>
            <w:noProof/>
            <w:webHidden/>
          </w:rPr>
          <w:fldChar w:fldCharType="begin"/>
        </w:r>
        <w:r>
          <w:rPr>
            <w:noProof/>
            <w:webHidden/>
          </w:rPr>
          <w:instrText xml:space="preserve"> PAGEREF _Toc228791251 \h </w:instrText>
        </w:r>
        <w:r>
          <w:rPr>
            <w:noProof/>
            <w:webHidden/>
          </w:rPr>
        </w:r>
        <w:r>
          <w:rPr>
            <w:noProof/>
            <w:webHidden/>
          </w:rPr>
          <w:fldChar w:fldCharType="separate"/>
        </w:r>
        <w:r w:rsidR="00F34FB7">
          <w:rPr>
            <w:noProof/>
            <w:webHidden/>
          </w:rPr>
          <w:t>47</w:t>
        </w:r>
        <w:r>
          <w:rPr>
            <w:noProof/>
            <w:webHidden/>
          </w:rPr>
          <w:fldChar w:fldCharType="end"/>
        </w:r>
      </w:hyperlink>
    </w:p>
    <w:p w14:paraId="26F3657B" w14:textId="48FFA092" w:rsidR="00F52703" w:rsidRDefault="00F52703">
      <w:pPr>
        <w:pStyle w:val="TOC4"/>
        <w:tabs>
          <w:tab w:val="left" w:pos="1400"/>
          <w:tab w:val="right" w:leader="dot" w:pos="10457"/>
        </w:tabs>
        <w:rPr>
          <w:ins w:id="199"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52" w:history="1">
        <w:r w:rsidRPr="00CF229F">
          <w:rPr>
            <w:rStyle w:val="Hyperlink"/>
            <w:rFonts w:eastAsia="Arial" w:cs="Arial"/>
            <w:noProof/>
          </w:rPr>
          <w:t>4.1.1.2</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Development Tools and Technologies</w:t>
        </w:r>
        <w:r>
          <w:rPr>
            <w:noProof/>
            <w:webHidden/>
          </w:rPr>
          <w:tab/>
        </w:r>
        <w:r>
          <w:rPr>
            <w:noProof/>
            <w:webHidden/>
          </w:rPr>
          <w:fldChar w:fldCharType="begin"/>
        </w:r>
        <w:r>
          <w:rPr>
            <w:noProof/>
            <w:webHidden/>
          </w:rPr>
          <w:instrText xml:space="preserve"> PAGEREF _Toc228791252 \h </w:instrText>
        </w:r>
        <w:r>
          <w:rPr>
            <w:noProof/>
            <w:webHidden/>
          </w:rPr>
        </w:r>
        <w:r>
          <w:rPr>
            <w:noProof/>
            <w:webHidden/>
          </w:rPr>
          <w:fldChar w:fldCharType="separate"/>
        </w:r>
        <w:r w:rsidR="00F34FB7">
          <w:rPr>
            <w:noProof/>
            <w:webHidden/>
          </w:rPr>
          <w:t>47</w:t>
        </w:r>
        <w:r>
          <w:rPr>
            <w:noProof/>
            <w:webHidden/>
          </w:rPr>
          <w:fldChar w:fldCharType="end"/>
        </w:r>
      </w:hyperlink>
    </w:p>
    <w:p w14:paraId="6288DB2D" w14:textId="06E0EB10" w:rsidR="00F52703" w:rsidRDefault="00F52703">
      <w:pPr>
        <w:pStyle w:val="TOC4"/>
        <w:tabs>
          <w:tab w:val="left" w:pos="1400"/>
          <w:tab w:val="right" w:leader="dot" w:pos="10457"/>
        </w:tabs>
        <w:rPr>
          <w:ins w:id="200"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53" w:history="1">
        <w:r w:rsidRPr="00CF229F">
          <w:rPr>
            <w:rStyle w:val="Hyperlink"/>
            <w:rFonts w:eastAsia="Arial" w:cs="Arial"/>
            <w:noProof/>
          </w:rPr>
          <w:t>4.1.1.3</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Additional Components (DLLs / Libraries)</w:t>
        </w:r>
        <w:r>
          <w:rPr>
            <w:noProof/>
            <w:webHidden/>
          </w:rPr>
          <w:tab/>
        </w:r>
        <w:r>
          <w:rPr>
            <w:noProof/>
            <w:webHidden/>
          </w:rPr>
          <w:fldChar w:fldCharType="begin"/>
        </w:r>
        <w:r>
          <w:rPr>
            <w:noProof/>
            <w:webHidden/>
          </w:rPr>
          <w:instrText xml:space="preserve"> PAGEREF _Toc228791253 \h </w:instrText>
        </w:r>
        <w:r>
          <w:rPr>
            <w:noProof/>
            <w:webHidden/>
          </w:rPr>
        </w:r>
        <w:r>
          <w:rPr>
            <w:noProof/>
            <w:webHidden/>
          </w:rPr>
          <w:fldChar w:fldCharType="separate"/>
        </w:r>
        <w:r w:rsidR="00F34FB7">
          <w:rPr>
            <w:noProof/>
            <w:webHidden/>
          </w:rPr>
          <w:t>47</w:t>
        </w:r>
        <w:r>
          <w:rPr>
            <w:noProof/>
            <w:webHidden/>
          </w:rPr>
          <w:fldChar w:fldCharType="end"/>
        </w:r>
      </w:hyperlink>
    </w:p>
    <w:p w14:paraId="374D2FBB" w14:textId="764D6175" w:rsidR="00F52703" w:rsidRDefault="00F52703">
      <w:pPr>
        <w:pStyle w:val="TOC4"/>
        <w:tabs>
          <w:tab w:val="left" w:pos="1400"/>
          <w:tab w:val="right" w:leader="dot" w:pos="10457"/>
        </w:tabs>
        <w:rPr>
          <w:ins w:id="201"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54" w:history="1">
        <w:r w:rsidRPr="00CF229F">
          <w:rPr>
            <w:rStyle w:val="Hyperlink"/>
            <w:rFonts w:eastAsia="Arial" w:cs="Arial"/>
            <w:noProof/>
          </w:rPr>
          <w:t>4.1.1.4</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Recommended Screen Resolution</w:t>
        </w:r>
        <w:r>
          <w:rPr>
            <w:noProof/>
            <w:webHidden/>
          </w:rPr>
          <w:tab/>
        </w:r>
        <w:r>
          <w:rPr>
            <w:noProof/>
            <w:webHidden/>
          </w:rPr>
          <w:fldChar w:fldCharType="begin"/>
        </w:r>
        <w:r>
          <w:rPr>
            <w:noProof/>
            <w:webHidden/>
          </w:rPr>
          <w:instrText xml:space="preserve"> PAGEREF _Toc228791254 \h </w:instrText>
        </w:r>
        <w:r>
          <w:rPr>
            <w:noProof/>
            <w:webHidden/>
          </w:rPr>
        </w:r>
        <w:r>
          <w:rPr>
            <w:noProof/>
            <w:webHidden/>
          </w:rPr>
          <w:fldChar w:fldCharType="separate"/>
        </w:r>
        <w:r w:rsidR="00F34FB7">
          <w:rPr>
            <w:noProof/>
            <w:webHidden/>
          </w:rPr>
          <w:t>47</w:t>
        </w:r>
        <w:r>
          <w:rPr>
            <w:noProof/>
            <w:webHidden/>
          </w:rPr>
          <w:fldChar w:fldCharType="end"/>
        </w:r>
      </w:hyperlink>
    </w:p>
    <w:p w14:paraId="272CDF5E" w14:textId="5E521392" w:rsidR="00F52703" w:rsidRDefault="00F52703">
      <w:pPr>
        <w:pStyle w:val="TOC4"/>
        <w:tabs>
          <w:tab w:val="left" w:pos="1400"/>
          <w:tab w:val="right" w:leader="dot" w:pos="10457"/>
        </w:tabs>
        <w:rPr>
          <w:ins w:id="202"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hyperlink w:anchor="_Toc228791255" w:history="1">
        <w:r w:rsidRPr="00CF229F">
          <w:rPr>
            <w:rStyle w:val="Hyperlink"/>
            <w:rFonts w:eastAsia="Arial" w:cs="Arial"/>
            <w:noProof/>
          </w:rPr>
          <w:t>4.1.1.5</w:t>
        </w:r>
        <w:r>
          <w:rPr>
            <w:rFonts w:asciiTheme="minorHAnsi" w:eastAsiaTheme="minorEastAsia" w:hAnsiTheme="minorHAnsi" w:cstheme="minorBidi"/>
            <w:noProof/>
            <w:kern w:val="2"/>
            <w:sz w:val="24"/>
            <w:szCs w:val="24"/>
            <w:lang w:val="en-ZA" w:eastAsia="en-ZA"/>
            <w14:ligatures w14:val="standardContextual"/>
          </w:rPr>
          <w:tab/>
        </w:r>
        <w:r w:rsidRPr="00CF229F">
          <w:rPr>
            <w:rStyle w:val="Hyperlink"/>
            <w:noProof/>
          </w:rPr>
          <w:t>Other Requirements</w:t>
        </w:r>
        <w:r>
          <w:rPr>
            <w:noProof/>
            <w:webHidden/>
          </w:rPr>
          <w:tab/>
        </w:r>
        <w:r>
          <w:rPr>
            <w:noProof/>
            <w:webHidden/>
          </w:rPr>
          <w:fldChar w:fldCharType="begin"/>
        </w:r>
        <w:r>
          <w:rPr>
            <w:noProof/>
            <w:webHidden/>
          </w:rPr>
          <w:instrText xml:space="preserve"> PAGEREF _Toc228791255 \h </w:instrText>
        </w:r>
        <w:r>
          <w:rPr>
            <w:noProof/>
            <w:webHidden/>
          </w:rPr>
        </w:r>
        <w:r>
          <w:rPr>
            <w:noProof/>
            <w:webHidden/>
          </w:rPr>
          <w:fldChar w:fldCharType="separate"/>
        </w:r>
        <w:r w:rsidR="00F34FB7">
          <w:rPr>
            <w:noProof/>
            <w:webHidden/>
          </w:rPr>
          <w:t>47</w:t>
        </w:r>
        <w:r>
          <w:rPr>
            <w:noProof/>
            <w:webHidden/>
          </w:rPr>
          <w:fldChar w:fldCharType="end"/>
        </w:r>
      </w:hyperlink>
    </w:p>
    <w:p w14:paraId="7F81E918" w14:textId="73E28F42" w:rsidR="00F52703" w:rsidRDefault="00F52703">
      <w:pPr>
        <w:pStyle w:val="TOC2"/>
        <w:rPr>
          <w:ins w:id="203"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56" w:history="1">
        <w:r w:rsidRPr="00CF229F">
          <w:rPr>
            <w:rStyle w:val="Hyperlink"/>
          </w:rPr>
          <w:t>4.2</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Start-up Instructions</w:t>
        </w:r>
        <w:r>
          <w:rPr>
            <w:webHidden/>
          </w:rPr>
          <w:tab/>
        </w:r>
        <w:r>
          <w:rPr>
            <w:webHidden/>
          </w:rPr>
          <w:fldChar w:fldCharType="begin"/>
        </w:r>
        <w:r>
          <w:rPr>
            <w:webHidden/>
          </w:rPr>
          <w:instrText xml:space="preserve"> PAGEREF _Toc228791256 \h </w:instrText>
        </w:r>
        <w:r>
          <w:rPr>
            <w:webHidden/>
          </w:rPr>
        </w:r>
        <w:r>
          <w:rPr>
            <w:webHidden/>
          </w:rPr>
          <w:fldChar w:fldCharType="separate"/>
        </w:r>
        <w:r w:rsidR="00F34FB7">
          <w:rPr>
            <w:webHidden/>
          </w:rPr>
          <w:t>48</w:t>
        </w:r>
        <w:r>
          <w:rPr>
            <w:webHidden/>
          </w:rPr>
          <w:fldChar w:fldCharType="end"/>
        </w:r>
      </w:hyperlink>
    </w:p>
    <w:p w14:paraId="35D836A7" w14:textId="4850414A" w:rsidR="00F52703" w:rsidRDefault="00F52703">
      <w:pPr>
        <w:pStyle w:val="TOC2"/>
        <w:rPr>
          <w:ins w:id="204"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hyperlink w:anchor="_Toc228791257" w:history="1">
        <w:r w:rsidRPr="00CF229F">
          <w:rPr>
            <w:rStyle w:val="Hyperlink"/>
          </w:rPr>
          <w:t>4.3</w:t>
        </w:r>
        <w:r>
          <w:rPr>
            <w:rFonts w:asciiTheme="minorHAnsi" w:eastAsiaTheme="minorEastAsia" w:hAnsiTheme="minorHAnsi" w:cstheme="minorBidi"/>
            <w:bCs w:val="0"/>
            <w:kern w:val="2"/>
            <w:sz w:val="24"/>
            <w:szCs w:val="24"/>
            <w:lang w:val="en-ZA" w:eastAsia="en-ZA"/>
            <w14:ligatures w14:val="standardContextual"/>
          </w:rPr>
          <w:tab/>
        </w:r>
        <w:r w:rsidRPr="00CF229F">
          <w:rPr>
            <w:rStyle w:val="Hyperlink"/>
          </w:rPr>
          <w:t>Logins &amp; Passwords</w:t>
        </w:r>
        <w:r>
          <w:rPr>
            <w:webHidden/>
          </w:rPr>
          <w:tab/>
        </w:r>
        <w:r>
          <w:rPr>
            <w:webHidden/>
          </w:rPr>
          <w:fldChar w:fldCharType="begin"/>
        </w:r>
        <w:r>
          <w:rPr>
            <w:webHidden/>
          </w:rPr>
          <w:instrText xml:space="preserve"> PAGEREF _Toc228791257 \h </w:instrText>
        </w:r>
        <w:r>
          <w:rPr>
            <w:webHidden/>
          </w:rPr>
        </w:r>
        <w:r>
          <w:rPr>
            <w:webHidden/>
          </w:rPr>
          <w:fldChar w:fldCharType="separate"/>
        </w:r>
        <w:r w:rsidR="00F34FB7">
          <w:rPr>
            <w:webHidden/>
          </w:rPr>
          <w:t>48</w:t>
        </w:r>
        <w:r>
          <w:rPr>
            <w:webHidden/>
          </w:rPr>
          <w:fldChar w:fldCharType="end"/>
        </w:r>
      </w:hyperlink>
    </w:p>
    <w:p w14:paraId="4C466BE1" w14:textId="42B5851A" w:rsidR="00B62105" w:rsidDel="00F52703" w:rsidRDefault="00B62105">
      <w:pPr>
        <w:pStyle w:val="TOC1"/>
        <w:rPr>
          <w:ins w:id="205" w:author="Unknown" w:date="2026-05-04T03:45:00Z"/>
          <w:del w:id="206" w:author="Mathole, Lethabo, (Mr) (s228346975)" w:date="2026-05-04T12:46:00Z"/>
          <w:rFonts w:asciiTheme="minorHAnsi" w:eastAsiaTheme="minorEastAsia" w:hAnsiTheme="minorHAnsi" w:cstheme="minorBidi"/>
          <w:b w:val="0"/>
          <w:bCs w:val="0"/>
          <w:caps w:val="0"/>
          <w:kern w:val="2"/>
          <w:sz w:val="24"/>
          <w:szCs w:val="24"/>
          <w:lang w:eastAsia="ja-JP"/>
          <w14:ligatures w14:val="standardContextual"/>
        </w:rPr>
      </w:pPr>
    </w:p>
    <w:p w14:paraId="44A573E0" w14:textId="59C4819E" w:rsidR="00B62105" w:rsidDel="00F52703" w:rsidRDefault="00B62105">
      <w:pPr>
        <w:pStyle w:val="TOC2"/>
        <w:rPr>
          <w:ins w:id="207" w:author="Unknown" w:date="2026-05-04T03:45:00Z"/>
          <w:del w:id="208"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1A5B29C0" w14:textId="1740F4A0" w:rsidR="00B62105" w:rsidDel="00F52703" w:rsidRDefault="00B62105">
      <w:pPr>
        <w:pStyle w:val="TOC2"/>
        <w:rPr>
          <w:ins w:id="209" w:author="Unknown" w:date="2026-05-04T03:45:00Z"/>
          <w:del w:id="210"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365D6844" w14:textId="24B8167B" w:rsidR="00B62105" w:rsidDel="00F52703" w:rsidRDefault="00B62105">
      <w:pPr>
        <w:pStyle w:val="TOC2"/>
        <w:rPr>
          <w:ins w:id="211" w:author="Unknown" w:date="2026-05-04T03:45:00Z"/>
          <w:del w:id="212"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3875D76A" w14:textId="58AA6B9C" w:rsidR="00B62105" w:rsidDel="00F52703" w:rsidRDefault="00B62105">
      <w:pPr>
        <w:pStyle w:val="TOC1"/>
        <w:rPr>
          <w:ins w:id="213" w:author="Unknown" w:date="2026-05-04T03:45:00Z"/>
          <w:del w:id="214" w:author="Mathole, Lethabo, (Mr) (s228346975)" w:date="2026-05-04T12:46:00Z"/>
          <w:rFonts w:asciiTheme="minorHAnsi" w:eastAsiaTheme="minorEastAsia" w:hAnsiTheme="minorHAnsi" w:cstheme="minorBidi"/>
          <w:b w:val="0"/>
          <w:bCs w:val="0"/>
          <w:caps w:val="0"/>
          <w:kern w:val="2"/>
          <w:sz w:val="24"/>
          <w:szCs w:val="24"/>
          <w:lang w:eastAsia="ja-JP"/>
          <w14:ligatures w14:val="standardContextual"/>
        </w:rPr>
      </w:pPr>
    </w:p>
    <w:p w14:paraId="1BD5C7C4" w14:textId="66E21B14" w:rsidR="00B62105" w:rsidDel="00F52703" w:rsidRDefault="00B62105">
      <w:pPr>
        <w:pStyle w:val="TOC2"/>
        <w:rPr>
          <w:ins w:id="215" w:author="Unknown" w:date="2026-05-04T03:45:00Z"/>
          <w:del w:id="216"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735D5DE7" w14:textId="2E049D10" w:rsidR="00B62105" w:rsidDel="00F52703" w:rsidRDefault="00B62105">
      <w:pPr>
        <w:pStyle w:val="TOC2"/>
        <w:rPr>
          <w:ins w:id="217" w:author="Unknown" w:date="2026-05-04T03:45:00Z"/>
          <w:del w:id="218"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5FE84D7E" w14:textId="2A9441AE" w:rsidR="00B62105" w:rsidDel="00F52703" w:rsidRDefault="00B62105">
      <w:pPr>
        <w:pStyle w:val="TOC2"/>
        <w:rPr>
          <w:ins w:id="219" w:author="Unknown" w:date="2026-05-04T03:45:00Z"/>
          <w:del w:id="220"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6DF1CE3C" w14:textId="03662525" w:rsidR="00B62105" w:rsidDel="00F52703" w:rsidRDefault="00B62105">
      <w:pPr>
        <w:pStyle w:val="TOC2"/>
        <w:rPr>
          <w:ins w:id="221" w:author="Unknown" w:date="2026-05-04T03:45:00Z"/>
          <w:del w:id="222"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7081D07A" w14:textId="58541551" w:rsidR="00B62105" w:rsidDel="00F52703" w:rsidRDefault="00B62105">
      <w:pPr>
        <w:pStyle w:val="TOC3"/>
        <w:tabs>
          <w:tab w:val="left" w:pos="1138"/>
          <w:tab w:val="right" w:leader="dot" w:pos="10457"/>
        </w:tabs>
        <w:rPr>
          <w:ins w:id="223" w:author="Unknown" w:date="2026-05-04T03:45:00Z"/>
          <w:del w:id="22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3F27BBC0" w14:textId="736BE31D" w:rsidR="00B62105" w:rsidDel="00F52703" w:rsidRDefault="00B62105">
      <w:pPr>
        <w:pStyle w:val="TOC4"/>
        <w:tabs>
          <w:tab w:val="left" w:pos="1400"/>
          <w:tab w:val="right" w:leader="dot" w:pos="10457"/>
        </w:tabs>
        <w:rPr>
          <w:ins w:id="225" w:author="Unknown" w:date="2026-05-04T03:45:00Z"/>
          <w:del w:id="22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725A9016" w14:textId="3397D2B3" w:rsidR="00B62105" w:rsidDel="00F52703" w:rsidRDefault="00B62105">
      <w:pPr>
        <w:pStyle w:val="TOC4"/>
        <w:tabs>
          <w:tab w:val="left" w:pos="1400"/>
          <w:tab w:val="right" w:leader="dot" w:pos="10457"/>
        </w:tabs>
        <w:rPr>
          <w:ins w:id="227" w:author="Unknown" w:date="2026-05-04T03:45:00Z"/>
          <w:del w:id="22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75685F2" w14:textId="1C5312D3" w:rsidR="00B62105" w:rsidDel="00F52703" w:rsidRDefault="00B62105">
      <w:pPr>
        <w:pStyle w:val="TOC4"/>
        <w:tabs>
          <w:tab w:val="left" w:pos="1400"/>
          <w:tab w:val="right" w:leader="dot" w:pos="10457"/>
        </w:tabs>
        <w:rPr>
          <w:ins w:id="229" w:author="Unknown" w:date="2026-05-04T03:45:00Z"/>
          <w:del w:id="23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D5D4265" w14:textId="3DBA22B3" w:rsidR="00B62105" w:rsidDel="00F52703" w:rsidRDefault="00B62105">
      <w:pPr>
        <w:pStyle w:val="TOC3"/>
        <w:tabs>
          <w:tab w:val="left" w:pos="1138"/>
          <w:tab w:val="right" w:leader="dot" w:pos="10457"/>
        </w:tabs>
        <w:rPr>
          <w:ins w:id="231" w:author="Unknown" w:date="2026-05-04T03:45:00Z"/>
          <w:del w:id="23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2DC90059" w14:textId="652371AB" w:rsidR="00B62105" w:rsidDel="00F52703" w:rsidRDefault="00B62105">
      <w:pPr>
        <w:pStyle w:val="TOC4"/>
        <w:tabs>
          <w:tab w:val="left" w:pos="1400"/>
          <w:tab w:val="right" w:leader="dot" w:pos="10457"/>
        </w:tabs>
        <w:rPr>
          <w:ins w:id="233" w:author="Unknown" w:date="2026-05-04T03:45:00Z"/>
          <w:del w:id="23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31F204A" w14:textId="5D568530" w:rsidR="00B62105" w:rsidDel="00F52703" w:rsidRDefault="00B62105">
      <w:pPr>
        <w:pStyle w:val="TOC4"/>
        <w:tabs>
          <w:tab w:val="left" w:pos="1400"/>
          <w:tab w:val="right" w:leader="dot" w:pos="10457"/>
        </w:tabs>
        <w:rPr>
          <w:ins w:id="235" w:author="Unknown" w:date="2026-05-04T03:45:00Z"/>
          <w:del w:id="23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2C267513" w14:textId="1E203EDA" w:rsidR="00B62105" w:rsidDel="00F52703" w:rsidRDefault="00B62105">
      <w:pPr>
        <w:pStyle w:val="TOC4"/>
        <w:tabs>
          <w:tab w:val="left" w:pos="1400"/>
          <w:tab w:val="right" w:leader="dot" w:pos="10457"/>
        </w:tabs>
        <w:rPr>
          <w:ins w:id="237" w:author="Unknown" w:date="2026-05-04T03:45:00Z"/>
          <w:del w:id="23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5A662A99" w14:textId="23DA425B" w:rsidR="00B62105" w:rsidDel="00F52703" w:rsidRDefault="00B62105">
      <w:pPr>
        <w:pStyle w:val="TOC4"/>
        <w:tabs>
          <w:tab w:val="left" w:pos="1400"/>
          <w:tab w:val="right" w:leader="dot" w:pos="10457"/>
        </w:tabs>
        <w:rPr>
          <w:ins w:id="239" w:author="Unknown" w:date="2026-05-04T03:45:00Z"/>
          <w:del w:id="24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C7D217A" w14:textId="1B7FFE5D" w:rsidR="00B62105" w:rsidDel="00F52703" w:rsidRDefault="00B62105">
      <w:pPr>
        <w:pStyle w:val="TOC4"/>
        <w:tabs>
          <w:tab w:val="left" w:pos="1400"/>
          <w:tab w:val="right" w:leader="dot" w:pos="10457"/>
        </w:tabs>
        <w:rPr>
          <w:ins w:id="241" w:author="Unknown" w:date="2026-05-04T03:45:00Z"/>
          <w:del w:id="24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0779FC65" w14:textId="01294156" w:rsidR="00B62105" w:rsidDel="00F52703" w:rsidRDefault="00B62105">
      <w:pPr>
        <w:pStyle w:val="TOC4"/>
        <w:tabs>
          <w:tab w:val="left" w:pos="1400"/>
          <w:tab w:val="right" w:leader="dot" w:pos="10457"/>
        </w:tabs>
        <w:rPr>
          <w:ins w:id="243" w:author="Unknown" w:date="2026-05-04T03:45:00Z"/>
          <w:del w:id="24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DD47592" w14:textId="6284FF4D" w:rsidR="00B62105" w:rsidDel="00F52703" w:rsidRDefault="00B62105">
      <w:pPr>
        <w:pStyle w:val="TOC4"/>
        <w:tabs>
          <w:tab w:val="left" w:pos="1400"/>
          <w:tab w:val="right" w:leader="dot" w:pos="10457"/>
        </w:tabs>
        <w:rPr>
          <w:ins w:id="245" w:author="Unknown" w:date="2026-05-04T03:45:00Z"/>
          <w:del w:id="24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0AAF5BCD" w14:textId="7E3B7953" w:rsidR="00B62105" w:rsidDel="00F52703" w:rsidRDefault="00B62105">
      <w:pPr>
        <w:pStyle w:val="TOC4"/>
        <w:tabs>
          <w:tab w:val="left" w:pos="1400"/>
          <w:tab w:val="right" w:leader="dot" w:pos="10457"/>
        </w:tabs>
        <w:rPr>
          <w:ins w:id="247" w:author="Unknown" w:date="2026-05-04T03:45:00Z"/>
          <w:del w:id="24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04618165" w14:textId="3CCDB268" w:rsidR="00B62105" w:rsidDel="00F52703" w:rsidRDefault="00B62105">
      <w:pPr>
        <w:pStyle w:val="TOC4"/>
        <w:tabs>
          <w:tab w:val="left" w:pos="1400"/>
          <w:tab w:val="right" w:leader="dot" w:pos="10457"/>
        </w:tabs>
        <w:rPr>
          <w:ins w:id="249" w:author="Unknown" w:date="2026-05-04T03:45:00Z"/>
          <w:del w:id="25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2BADC2D4" w14:textId="70D50022" w:rsidR="00B62105" w:rsidDel="00F52703" w:rsidRDefault="00B62105">
      <w:pPr>
        <w:pStyle w:val="TOC4"/>
        <w:tabs>
          <w:tab w:val="left" w:pos="1400"/>
          <w:tab w:val="right" w:leader="dot" w:pos="10457"/>
        </w:tabs>
        <w:rPr>
          <w:ins w:id="251" w:author="Unknown" w:date="2026-05-04T03:45:00Z"/>
          <w:del w:id="25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44180F44" w14:textId="53A923CE" w:rsidR="00B62105" w:rsidDel="00F52703" w:rsidRDefault="00B62105">
      <w:pPr>
        <w:pStyle w:val="TOC4"/>
        <w:tabs>
          <w:tab w:val="left" w:pos="1400"/>
          <w:tab w:val="right" w:leader="dot" w:pos="10457"/>
        </w:tabs>
        <w:rPr>
          <w:ins w:id="253" w:author="Unknown" w:date="2026-05-04T03:45:00Z"/>
          <w:del w:id="25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A0E6BC8" w14:textId="1C5E76A1" w:rsidR="00B62105" w:rsidDel="00F52703" w:rsidRDefault="00B62105">
      <w:pPr>
        <w:pStyle w:val="TOC4"/>
        <w:tabs>
          <w:tab w:val="left" w:pos="1400"/>
          <w:tab w:val="right" w:leader="dot" w:pos="10457"/>
        </w:tabs>
        <w:rPr>
          <w:ins w:id="255" w:author="Unknown" w:date="2026-05-04T03:45:00Z"/>
          <w:del w:id="25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4649CDD1" w14:textId="501016C1" w:rsidR="00B62105" w:rsidDel="00F52703" w:rsidRDefault="00B62105">
      <w:pPr>
        <w:pStyle w:val="TOC4"/>
        <w:tabs>
          <w:tab w:val="left" w:pos="1400"/>
          <w:tab w:val="right" w:leader="dot" w:pos="10457"/>
        </w:tabs>
        <w:rPr>
          <w:ins w:id="257" w:author="Unknown" w:date="2026-05-04T03:45:00Z"/>
          <w:del w:id="25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869B5ED" w14:textId="2707A12C" w:rsidR="00B62105" w:rsidDel="00F52703" w:rsidRDefault="00B62105">
      <w:pPr>
        <w:pStyle w:val="TOC4"/>
        <w:tabs>
          <w:tab w:val="left" w:pos="1400"/>
          <w:tab w:val="right" w:leader="dot" w:pos="10457"/>
        </w:tabs>
        <w:rPr>
          <w:ins w:id="259" w:author="Unknown" w:date="2026-05-04T03:45:00Z"/>
          <w:del w:id="26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2A750743" w14:textId="0702807F" w:rsidR="00B62105" w:rsidDel="00F52703" w:rsidRDefault="00B62105">
      <w:pPr>
        <w:pStyle w:val="TOC4"/>
        <w:tabs>
          <w:tab w:val="left" w:pos="1400"/>
          <w:tab w:val="right" w:leader="dot" w:pos="10457"/>
        </w:tabs>
        <w:rPr>
          <w:ins w:id="261" w:author="Unknown" w:date="2026-05-04T03:45:00Z"/>
          <w:del w:id="26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6A457B9" w14:textId="35D81AF9" w:rsidR="00B62105" w:rsidDel="00F52703" w:rsidRDefault="00B62105">
      <w:pPr>
        <w:pStyle w:val="TOC4"/>
        <w:tabs>
          <w:tab w:val="left" w:pos="1400"/>
          <w:tab w:val="right" w:leader="dot" w:pos="10457"/>
        </w:tabs>
        <w:rPr>
          <w:ins w:id="263" w:author="Unknown" w:date="2026-05-04T03:45:00Z"/>
          <w:del w:id="26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49C651DD" w14:textId="29D6A077" w:rsidR="00B62105" w:rsidDel="00F52703" w:rsidRDefault="00B62105">
      <w:pPr>
        <w:pStyle w:val="TOC4"/>
        <w:tabs>
          <w:tab w:val="left" w:pos="1400"/>
          <w:tab w:val="right" w:leader="dot" w:pos="10457"/>
        </w:tabs>
        <w:rPr>
          <w:ins w:id="265" w:author="Unknown" w:date="2026-05-04T03:45:00Z"/>
          <w:del w:id="26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583F5636" w14:textId="32B47878" w:rsidR="00B62105" w:rsidDel="00F52703" w:rsidRDefault="00B62105">
      <w:pPr>
        <w:pStyle w:val="TOC4"/>
        <w:tabs>
          <w:tab w:val="left" w:pos="1400"/>
          <w:tab w:val="right" w:leader="dot" w:pos="10457"/>
        </w:tabs>
        <w:rPr>
          <w:ins w:id="267" w:author="Unknown" w:date="2026-05-04T03:45:00Z"/>
          <w:del w:id="26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0DB4809" w14:textId="4CCD352D" w:rsidR="00B62105" w:rsidDel="00F52703" w:rsidRDefault="00B62105">
      <w:pPr>
        <w:pStyle w:val="TOC4"/>
        <w:tabs>
          <w:tab w:val="left" w:pos="1400"/>
          <w:tab w:val="right" w:leader="dot" w:pos="10457"/>
        </w:tabs>
        <w:rPr>
          <w:ins w:id="269" w:author="Unknown" w:date="2026-05-04T03:45:00Z"/>
          <w:del w:id="27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476742C2" w14:textId="1E924551" w:rsidR="00B62105" w:rsidDel="00F52703" w:rsidRDefault="00B62105">
      <w:pPr>
        <w:pStyle w:val="TOC4"/>
        <w:tabs>
          <w:tab w:val="left" w:pos="1400"/>
          <w:tab w:val="right" w:leader="dot" w:pos="10457"/>
        </w:tabs>
        <w:rPr>
          <w:ins w:id="271" w:author="Unknown" w:date="2026-05-04T03:45:00Z"/>
          <w:del w:id="27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5F78DCDF" w14:textId="508A6572" w:rsidR="00B62105" w:rsidDel="00F52703" w:rsidRDefault="00B62105">
      <w:pPr>
        <w:pStyle w:val="TOC1"/>
        <w:rPr>
          <w:ins w:id="273" w:author="Unknown" w:date="2026-05-04T03:45:00Z"/>
          <w:del w:id="274" w:author="Mathole, Lethabo, (Mr) (s228346975)" w:date="2026-05-04T12:46:00Z"/>
          <w:rFonts w:asciiTheme="minorHAnsi" w:eastAsiaTheme="minorEastAsia" w:hAnsiTheme="minorHAnsi" w:cstheme="minorBidi"/>
          <w:b w:val="0"/>
          <w:bCs w:val="0"/>
          <w:caps w:val="0"/>
          <w:kern w:val="2"/>
          <w:sz w:val="24"/>
          <w:szCs w:val="24"/>
          <w:lang w:eastAsia="ja-JP"/>
          <w14:ligatures w14:val="standardContextual"/>
        </w:rPr>
      </w:pPr>
    </w:p>
    <w:p w14:paraId="3ABE5365" w14:textId="13F885C5" w:rsidR="00B62105" w:rsidDel="00F52703" w:rsidRDefault="00B62105">
      <w:pPr>
        <w:pStyle w:val="TOC2"/>
        <w:rPr>
          <w:ins w:id="275" w:author="Unknown" w:date="2026-05-04T03:45:00Z"/>
          <w:del w:id="276"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32921140" w14:textId="553AA0D4" w:rsidR="00B62105" w:rsidDel="00F52703" w:rsidRDefault="00B62105">
      <w:pPr>
        <w:pStyle w:val="TOC2"/>
        <w:rPr>
          <w:ins w:id="277" w:author="Unknown" w:date="2026-05-04T03:45:00Z"/>
          <w:del w:id="278"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28AC89A3" w14:textId="1FBE1827" w:rsidR="00B62105" w:rsidDel="00F52703" w:rsidRDefault="00B62105">
      <w:pPr>
        <w:pStyle w:val="TOC2"/>
        <w:rPr>
          <w:ins w:id="279" w:author="Unknown" w:date="2026-05-04T03:45:00Z"/>
          <w:del w:id="280"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7E28ED54" w14:textId="65B597FD" w:rsidR="00B62105" w:rsidDel="00F52703" w:rsidRDefault="00B62105">
      <w:pPr>
        <w:pStyle w:val="TOC2"/>
        <w:rPr>
          <w:ins w:id="281" w:author="Unknown" w:date="2026-05-04T03:45:00Z"/>
          <w:del w:id="282"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0325BBC9" w14:textId="51F786EF" w:rsidR="00B62105" w:rsidDel="00F52703" w:rsidRDefault="00B62105">
      <w:pPr>
        <w:pStyle w:val="TOC1"/>
        <w:rPr>
          <w:ins w:id="283" w:author="Unknown" w:date="2026-05-04T03:45:00Z"/>
          <w:del w:id="284" w:author="Mathole, Lethabo, (Mr) (s228346975)" w:date="2026-05-04T12:46:00Z"/>
          <w:rFonts w:asciiTheme="minorHAnsi" w:eastAsiaTheme="minorEastAsia" w:hAnsiTheme="minorHAnsi" w:cstheme="minorBidi"/>
          <w:b w:val="0"/>
          <w:bCs w:val="0"/>
          <w:caps w:val="0"/>
          <w:kern w:val="2"/>
          <w:sz w:val="24"/>
          <w:szCs w:val="24"/>
          <w:lang w:eastAsia="ja-JP"/>
          <w14:ligatures w14:val="standardContextual"/>
        </w:rPr>
      </w:pPr>
    </w:p>
    <w:p w14:paraId="59A1C2B1" w14:textId="041503B3" w:rsidR="00B62105" w:rsidDel="00F52703" w:rsidRDefault="00B62105">
      <w:pPr>
        <w:pStyle w:val="TOC2"/>
        <w:rPr>
          <w:ins w:id="285" w:author="Unknown" w:date="2026-05-04T03:45:00Z"/>
          <w:del w:id="286"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2DB6F4BE" w14:textId="27298804" w:rsidR="00B62105" w:rsidDel="00F52703" w:rsidRDefault="00B62105">
      <w:pPr>
        <w:pStyle w:val="TOC4"/>
        <w:tabs>
          <w:tab w:val="left" w:pos="1400"/>
          <w:tab w:val="right" w:leader="dot" w:pos="10457"/>
        </w:tabs>
        <w:rPr>
          <w:ins w:id="287" w:author="Unknown" w:date="2026-05-04T03:45:00Z"/>
          <w:del w:id="288"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5ED7F1D7" w14:textId="276F6455" w:rsidR="00B62105" w:rsidDel="00F52703" w:rsidRDefault="00B62105">
      <w:pPr>
        <w:pStyle w:val="TOC4"/>
        <w:tabs>
          <w:tab w:val="left" w:pos="1400"/>
          <w:tab w:val="right" w:leader="dot" w:pos="10457"/>
        </w:tabs>
        <w:rPr>
          <w:ins w:id="289" w:author="Unknown" w:date="2026-05-04T03:45:00Z"/>
          <w:del w:id="290"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1D65B6A0" w14:textId="13B4CFDF" w:rsidR="00B62105" w:rsidDel="00F52703" w:rsidRDefault="00B62105">
      <w:pPr>
        <w:pStyle w:val="TOC4"/>
        <w:tabs>
          <w:tab w:val="left" w:pos="1400"/>
          <w:tab w:val="right" w:leader="dot" w:pos="10457"/>
        </w:tabs>
        <w:rPr>
          <w:ins w:id="291" w:author="Unknown" w:date="2026-05-04T03:45:00Z"/>
          <w:del w:id="292"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21BD2B8" w14:textId="3D7D4D4E" w:rsidR="00B62105" w:rsidDel="00F52703" w:rsidRDefault="00B62105">
      <w:pPr>
        <w:pStyle w:val="TOC4"/>
        <w:tabs>
          <w:tab w:val="left" w:pos="1400"/>
          <w:tab w:val="right" w:leader="dot" w:pos="10457"/>
        </w:tabs>
        <w:rPr>
          <w:ins w:id="293" w:author="Unknown" w:date="2026-05-04T03:45:00Z"/>
          <w:del w:id="294"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606FB854" w14:textId="635D61B4" w:rsidR="00B62105" w:rsidDel="00F52703" w:rsidRDefault="00B62105">
      <w:pPr>
        <w:pStyle w:val="TOC4"/>
        <w:tabs>
          <w:tab w:val="left" w:pos="1400"/>
          <w:tab w:val="right" w:leader="dot" w:pos="10457"/>
        </w:tabs>
        <w:rPr>
          <w:ins w:id="295" w:author="Unknown" w:date="2026-05-04T03:45:00Z"/>
          <w:del w:id="296" w:author="Mathole, Lethabo, (Mr) (s228346975)" w:date="2026-05-04T12:46:00Z"/>
          <w:rFonts w:asciiTheme="minorHAnsi" w:eastAsiaTheme="minorEastAsia" w:hAnsiTheme="minorHAnsi" w:cstheme="minorBidi"/>
          <w:noProof/>
          <w:kern w:val="2"/>
          <w:sz w:val="24"/>
          <w:szCs w:val="24"/>
          <w:lang w:eastAsia="ja-JP"/>
          <w14:ligatures w14:val="standardContextual"/>
        </w:rPr>
      </w:pPr>
    </w:p>
    <w:p w14:paraId="38FF6667" w14:textId="02A24AA3" w:rsidR="00B62105" w:rsidDel="00F52703" w:rsidRDefault="00B62105">
      <w:pPr>
        <w:pStyle w:val="TOC2"/>
        <w:rPr>
          <w:ins w:id="297" w:author="Unknown" w:date="2026-05-04T03:45:00Z"/>
          <w:del w:id="298"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390848DF" w14:textId="7E0963B4" w:rsidR="00B62105" w:rsidDel="00F52703" w:rsidRDefault="00B62105">
      <w:pPr>
        <w:pStyle w:val="TOC2"/>
        <w:rPr>
          <w:ins w:id="299" w:author="Unknown" w:date="2026-05-04T03:45:00Z"/>
          <w:del w:id="300" w:author="Mathole, Lethabo, (Mr) (s228346975)" w:date="2026-05-04T12:46:00Z"/>
          <w:rFonts w:asciiTheme="minorHAnsi" w:eastAsiaTheme="minorEastAsia" w:hAnsiTheme="minorHAnsi" w:cstheme="minorBidi"/>
          <w:bCs w:val="0"/>
          <w:kern w:val="2"/>
          <w:sz w:val="24"/>
          <w:szCs w:val="24"/>
          <w:lang w:eastAsia="ja-JP"/>
          <w14:ligatures w14:val="standardContextual"/>
        </w:rPr>
      </w:pPr>
    </w:p>
    <w:p w14:paraId="5F0DEC79" w14:textId="0DE0697B" w:rsidR="00EA476C" w:rsidDel="00F52703" w:rsidRDefault="00EA476C" w:rsidP="7263B150">
      <w:pPr>
        <w:pStyle w:val="TOC1"/>
        <w:rPr>
          <w:del w:id="301"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p>
    <w:p w14:paraId="3435D2EC" w14:textId="65200949" w:rsidR="00EA476C" w:rsidDel="00F52703" w:rsidRDefault="00EA476C">
      <w:pPr>
        <w:pStyle w:val="TOC2"/>
        <w:rPr>
          <w:del w:id="302"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0FE96FF8" w14:textId="4895C775" w:rsidR="00EA476C" w:rsidDel="00F52703" w:rsidRDefault="00EA476C">
      <w:pPr>
        <w:pStyle w:val="TOC2"/>
        <w:rPr>
          <w:del w:id="303"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09793478" w14:textId="61B66DAC" w:rsidR="00EA476C" w:rsidDel="00F52703" w:rsidRDefault="00EA476C">
      <w:pPr>
        <w:pStyle w:val="TOC2"/>
        <w:rPr>
          <w:del w:id="304"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09DE9BFD" w14:textId="51322219" w:rsidR="00EA476C" w:rsidDel="00F52703" w:rsidRDefault="00EA476C">
      <w:pPr>
        <w:pStyle w:val="TOC1"/>
        <w:rPr>
          <w:del w:id="305"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p>
    <w:p w14:paraId="3C12FBD2" w14:textId="17188CED" w:rsidR="00EA476C" w:rsidDel="00F52703" w:rsidRDefault="00EA476C">
      <w:pPr>
        <w:pStyle w:val="TOC2"/>
        <w:rPr>
          <w:del w:id="306"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3F5388FF" w14:textId="69E014A9" w:rsidR="00EA476C" w:rsidDel="00F52703" w:rsidRDefault="00EA476C">
      <w:pPr>
        <w:pStyle w:val="TOC2"/>
        <w:rPr>
          <w:del w:id="307"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02BB7316" w14:textId="4DBF4825" w:rsidR="00EA476C" w:rsidDel="00F52703" w:rsidRDefault="00EA476C">
      <w:pPr>
        <w:pStyle w:val="TOC2"/>
        <w:rPr>
          <w:del w:id="308"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6C3ABB4D" w14:textId="7A35A41E" w:rsidR="00EA476C" w:rsidDel="00F52703" w:rsidRDefault="00EA476C">
      <w:pPr>
        <w:pStyle w:val="TOC2"/>
        <w:rPr>
          <w:del w:id="309"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24306E8A" w14:textId="58B981C6" w:rsidR="00EA476C" w:rsidDel="00F52703" w:rsidRDefault="00EA476C">
      <w:pPr>
        <w:pStyle w:val="TOC3"/>
        <w:tabs>
          <w:tab w:val="left" w:pos="1138"/>
          <w:tab w:val="right" w:leader="dot" w:pos="10457"/>
        </w:tabs>
        <w:rPr>
          <w:del w:id="310"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710D6E62" w14:textId="5F751816" w:rsidR="00EA476C" w:rsidDel="00F52703" w:rsidRDefault="00EA476C">
      <w:pPr>
        <w:pStyle w:val="TOC4"/>
        <w:tabs>
          <w:tab w:val="left" w:pos="1400"/>
          <w:tab w:val="right" w:leader="dot" w:pos="10457"/>
        </w:tabs>
        <w:rPr>
          <w:del w:id="311"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2B50A608" w14:textId="6B33C643" w:rsidR="00EA476C" w:rsidDel="00F52703" w:rsidRDefault="00EA476C">
      <w:pPr>
        <w:pStyle w:val="TOC4"/>
        <w:tabs>
          <w:tab w:val="left" w:pos="1400"/>
          <w:tab w:val="right" w:leader="dot" w:pos="10457"/>
        </w:tabs>
        <w:rPr>
          <w:del w:id="312"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4FFE4145" w14:textId="3D6A20A2" w:rsidR="00EA476C" w:rsidDel="00F52703" w:rsidRDefault="00EA476C">
      <w:pPr>
        <w:pStyle w:val="TOC4"/>
        <w:tabs>
          <w:tab w:val="left" w:pos="1400"/>
          <w:tab w:val="right" w:leader="dot" w:pos="10457"/>
        </w:tabs>
        <w:rPr>
          <w:del w:id="313"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681ACF07" w14:textId="11FC5C18" w:rsidR="00EA476C" w:rsidDel="00F52703" w:rsidRDefault="00EA476C">
      <w:pPr>
        <w:pStyle w:val="TOC3"/>
        <w:tabs>
          <w:tab w:val="left" w:pos="1138"/>
          <w:tab w:val="right" w:leader="dot" w:pos="10457"/>
        </w:tabs>
        <w:rPr>
          <w:del w:id="314"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67852D03" w14:textId="010E6907" w:rsidR="00EA476C" w:rsidDel="00F52703" w:rsidRDefault="00EA476C">
      <w:pPr>
        <w:pStyle w:val="TOC4"/>
        <w:tabs>
          <w:tab w:val="left" w:pos="1400"/>
          <w:tab w:val="right" w:leader="dot" w:pos="10457"/>
        </w:tabs>
        <w:rPr>
          <w:del w:id="315"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7B1CB463" w14:textId="41821434" w:rsidR="00EA476C" w:rsidDel="00F52703" w:rsidRDefault="00EA476C">
      <w:pPr>
        <w:pStyle w:val="TOC4"/>
        <w:tabs>
          <w:tab w:val="left" w:pos="1400"/>
          <w:tab w:val="right" w:leader="dot" w:pos="10457"/>
        </w:tabs>
        <w:rPr>
          <w:del w:id="316"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1741342D" w14:textId="5F09A731" w:rsidR="00EA476C" w:rsidDel="00F52703" w:rsidRDefault="00EA476C">
      <w:pPr>
        <w:pStyle w:val="TOC4"/>
        <w:tabs>
          <w:tab w:val="left" w:pos="1400"/>
          <w:tab w:val="right" w:leader="dot" w:pos="10457"/>
        </w:tabs>
        <w:rPr>
          <w:del w:id="317"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3B7B5FB7" w14:textId="3FC4D95C" w:rsidR="00EA476C" w:rsidDel="00F52703" w:rsidRDefault="00EA476C">
      <w:pPr>
        <w:pStyle w:val="TOC4"/>
        <w:tabs>
          <w:tab w:val="left" w:pos="1400"/>
          <w:tab w:val="right" w:leader="dot" w:pos="10457"/>
        </w:tabs>
        <w:rPr>
          <w:del w:id="318" w:author="Mathole, Lethabo, (Mr) (s228346975)" w:date="2026-05-04T12:46:00Z"/>
          <w:rFonts w:asciiTheme="minorHAnsi" w:eastAsiaTheme="minorEastAsia" w:hAnsiTheme="minorHAnsi" w:cstheme="minorBidi"/>
          <w:noProof/>
          <w:kern w:val="2"/>
          <w:sz w:val="24"/>
          <w:szCs w:val="24"/>
          <w:lang w:val="en-ZA" w:eastAsia="en-ZA"/>
          <w14:ligatures w14:val="standardContextual"/>
        </w:rPr>
      </w:pPr>
    </w:p>
    <w:p w14:paraId="0713C042" w14:textId="10640008" w:rsidR="00EA476C" w:rsidDel="00F52703" w:rsidRDefault="00EA476C">
      <w:pPr>
        <w:pStyle w:val="TOC1"/>
        <w:rPr>
          <w:del w:id="319"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p>
    <w:p w14:paraId="1BC3501D" w14:textId="61F53498" w:rsidR="00EA476C" w:rsidDel="00F52703" w:rsidRDefault="00EA476C">
      <w:pPr>
        <w:pStyle w:val="TOC2"/>
        <w:rPr>
          <w:del w:id="320"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2EE51B7D" w14:textId="51654F06" w:rsidR="00EA476C" w:rsidDel="00F52703" w:rsidRDefault="00EA476C">
      <w:pPr>
        <w:pStyle w:val="TOC2"/>
        <w:rPr>
          <w:del w:id="321"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265C51AB" w14:textId="7B02BEE4" w:rsidR="00EA476C" w:rsidDel="00F52703" w:rsidRDefault="00EA476C">
      <w:pPr>
        <w:pStyle w:val="TOC2"/>
        <w:rPr>
          <w:del w:id="322"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3EB5DCFF" w14:textId="707318DD" w:rsidR="00EA476C" w:rsidDel="00F52703" w:rsidRDefault="00EA476C">
      <w:pPr>
        <w:pStyle w:val="TOC2"/>
        <w:rPr>
          <w:del w:id="323"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61EBEE3D" w14:textId="383D06B4" w:rsidR="00EA476C" w:rsidDel="00F52703" w:rsidRDefault="00EA476C">
      <w:pPr>
        <w:pStyle w:val="TOC1"/>
        <w:rPr>
          <w:del w:id="324" w:author="Mathole, Lethabo, (Mr) (s228346975)" w:date="2026-05-04T12:46:00Z"/>
          <w:rFonts w:asciiTheme="minorHAnsi" w:eastAsiaTheme="minorEastAsia" w:hAnsiTheme="minorHAnsi" w:cstheme="minorBidi"/>
          <w:b w:val="0"/>
          <w:bCs w:val="0"/>
          <w:caps w:val="0"/>
          <w:kern w:val="2"/>
          <w:sz w:val="24"/>
          <w:szCs w:val="24"/>
          <w:lang w:val="en-ZA" w:eastAsia="en-ZA"/>
          <w14:ligatures w14:val="standardContextual"/>
        </w:rPr>
      </w:pPr>
    </w:p>
    <w:p w14:paraId="331F7E91" w14:textId="27022949" w:rsidR="00EA476C" w:rsidDel="00F52703" w:rsidRDefault="00EA476C">
      <w:pPr>
        <w:pStyle w:val="TOC2"/>
        <w:rPr>
          <w:del w:id="325"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5A474370" w14:textId="056BE62C" w:rsidR="00EA476C" w:rsidDel="00F52703" w:rsidRDefault="00EA476C">
      <w:pPr>
        <w:pStyle w:val="TOC2"/>
        <w:rPr>
          <w:del w:id="326"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7AF2F374" w14:textId="13B29B8A" w:rsidR="00EA476C" w:rsidDel="00F52703" w:rsidRDefault="00EA476C">
      <w:pPr>
        <w:pStyle w:val="TOC2"/>
        <w:rPr>
          <w:del w:id="327" w:author="Mathole, Lethabo, (Mr) (s228346975)" w:date="2026-05-04T12:46:00Z"/>
          <w:rFonts w:asciiTheme="minorHAnsi" w:eastAsiaTheme="minorEastAsia" w:hAnsiTheme="minorHAnsi" w:cstheme="minorBidi"/>
          <w:bCs w:val="0"/>
          <w:kern w:val="2"/>
          <w:sz w:val="24"/>
          <w:szCs w:val="24"/>
          <w:lang w:val="en-ZA" w:eastAsia="en-ZA"/>
          <w14:ligatures w14:val="standardContextual"/>
        </w:rPr>
      </w:pPr>
    </w:p>
    <w:p w14:paraId="74F09132" w14:textId="5572AC30" w:rsidR="008E60A4" w:rsidRDefault="00AF54C9" w:rsidP="000311A9">
      <w:pPr>
        <w:ind w:left="1138" w:hanging="720"/>
      </w:pPr>
      <w:r>
        <w:rPr>
          <w:rFonts w:cs="Arial"/>
          <w:b/>
          <w:bCs/>
          <w:caps/>
          <w:noProof/>
        </w:rPr>
        <w:fldChar w:fldCharType="end"/>
      </w:r>
    </w:p>
    <w:p w14:paraId="4BFF2299" w14:textId="51772172" w:rsidR="004C4A05" w:rsidRPr="0013103C" w:rsidRDefault="00072673" w:rsidP="0028684F">
      <w:pPr>
        <w:pStyle w:val="Heading1"/>
        <w:pBdr>
          <w:bottom w:val="single" w:sz="4" w:space="1" w:color="auto"/>
        </w:pBdr>
      </w:pPr>
      <w:bookmarkStart w:id="328" w:name="_Toc67755726"/>
      <w:bookmarkStart w:id="329" w:name="_Toc228791209"/>
      <w:r>
        <w:t>SYSTEM</w:t>
      </w:r>
      <w:r w:rsidR="00E37DB8" w:rsidRPr="0013103C">
        <w:t xml:space="preserve"> OVERVIEW</w:t>
      </w:r>
      <w:bookmarkEnd w:id="328"/>
      <w:bookmarkEnd w:id="329"/>
    </w:p>
    <w:p w14:paraId="40418885" w14:textId="793160B7" w:rsidR="00016814" w:rsidRDefault="0F074571" w:rsidP="00016814">
      <w:pPr>
        <w:pStyle w:val="Heading2"/>
      </w:pPr>
      <w:bookmarkStart w:id="330" w:name="_Toc228791210"/>
      <w:bookmarkStart w:id="331" w:name="_Toc1707342880"/>
      <w:r>
        <w:t>Problem Description</w:t>
      </w:r>
      <w:bookmarkEnd w:id="330"/>
      <w:bookmarkEnd w:id="331"/>
    </w:p>
    <w:p w14:paraId="6C9B0327" w14:textId="2F91B1EC" w:rsidR="7BC2ABBC" w:rsidRDefault="7BC2ABBC" w:rsidP="45D2EC54">
      <w:pPr>
        <w:ind w:left="576"/>
        <w:jc w:val="both"/>
      </w:pPr>
      <w:r>
        <w:rPr>
          <w:noProof/>
        </w:rPr>
        <w:drawing>
          <wp:inline distT="0" distB="0" distL="0" distR="0" wp14:anchorId="1CCCF5CC" wp14:editId="15BE2A6E">
            <wp:extent cx="685896" cy="476316"/>
            <wp:effectExtent l="0" t="0" r="0" b="0"/>
            <wp:docPr id="1083305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5507" name="Picture 1083305507"/>
                    <pic:cNvPicPr/>
                  </pic:nvPicPr>
                  <pic:blipFill>
                    <a:blip r:embed="rId19">
                      <a:extLst>
                        <a:ext uri="{28A0092B-C50C-407E-A947-70E740481C1C}">
                          <a14:useLocalDpi xmlns:a14="http://schemas.microsoft.com/office/drawing/2010/main"/>
                        </a:ext>
                      </a:extLst>
                    </a:blip>
                    <a:stretch>
                      <a:fillRect/>
                    </a:stretch>
                  </pic:blipFill>
                  <pic:spPr>
                    <a:xfrm>
                      <a:off x="0" y="0"/>
                      <a:ext cx="685896" cy="476316"/>
                    </a:xfrm>
                    <a:prstGeom prst="rect">
                      <a:avLst/>
                    </a:prstGeom>
                  </pic:spPr>
                </pic:pic>
              </a:graphicData>
            </a:graphic>
          </wp:inline>
        </w:drawing>
      </w:r>
    </w:p>
    <w:p w14:paraId="5C382EBD" w14:textId="6D1C81BB" w:rsidR="111CBFE9" w:rsidRDefault="111CBFE9" w:rsidP="29A034A7">
      <w:pPr>
        <w:spacing w:before="240" w:after="240"/>
        <w:jc w:val="both"/>
      </w:pPr>
      <w:r w:rsidRPr="29A034A7">
        <w:rPr>
          <w:rFonts w:eastAsia="Arial" w:cs="Arial"/>
          <w:sz w:val="22"/>
          <w:szCs w:val="22"/>
        </w:rPr>
        <w:t>Many individuals who want to learn how to drive experience difficulties in finding reliable, affordable, and accessible driving instructors. Currently, there is no centralized platform that allows learners to easily search for instructors based on location, price, availability, and experience. As a result, learners often rely on informal methods such as word-of-mouth, social media, or messaging platforms, which are inefficient and lack transparency.</w:t>
      </w:r>
    </w:p>
    <w:p w14:paraId="7D468051" w14:textId="1801C288" w:rsidR="29A034A7" w:rsidRDefault="111CBFE9" w:rsidP="29A034A7">
      <w:pPr>
        <w:spacing w:before="240" w:after="240"/>
        <w:jc w:val="both"/>
        <w:rPr>
          <w:rFonts w:eastAsia="Arial" w:cs="Arial"/>
          <w:sz w:val="22"/>
          <w:szCs w:val="22"/>
        </w:rPr>
      </w:pPr>
      <w:r w:rsidRPr="29A034A7">
        <w:rPr>
          <w:rFonts w:eastAsia="Arial" w:cs="Arial"/>
          <w:sz w:val="22"/>
          <w:szCs w:val="22"/>
        </w:rPr>
        <w:t xml:space="preserve">At the same time, experienced driving instructors who are willing to offer lessons </w:t>
      </w:r>
      <w:r w:rsidRPr="558CD9E7">
        <w:rPr>
          <w:rFonts w:eastAsia="Arial" w:cs="Arial"/>
          <w:sz w:val="22"/>
          <w:szCs w:val="22"/>
        </w:rPr>
        <w:t>lack</w:t>
      </w:r>
      <w:r w:rsidRPr="29A034A7">
        <w:rPr>
          <w:rFonts w:eastAsia="Arial" w:cs="Arial"/>
          <w:sz w:val="22"/>
          <w:szCs w:val="22"/>
        </w:rPr>
        <w:t xml:space="preserve"> a structured platform to </w:t>
      </w:r>
      <w:r w:rsidR="52881ACE" w:rsidRPr="69AC84B8">
        <w:rPr>
          <w:rFonts w:eastAsia="Arial" w:cs="Arial"/>
          <w:sz w:val="22"/>
          <w:szCs w:val="22"/>
        </w:rPr>
        <w:t>list</w:t>
      </w:r>
      <w:r w:rsidRPr="29A034A7">
        <w:rPr>
          <w:rFonts w:eastAsia="Arial" w:cs="Arial"/>
          <w:sz w:val="22"/>
          <w:szCs w:val="22"/>
        </w:rPr>
        <w:t xml:space="preserve"> their services, manage bookings, or track student progress. This leads to missed opportunities, poor scheduling, and ineffective communication between students and instructors.</w:t>
      </w:r>
    </w:p>
    <w:p w14:paraId="108C73E5" w14:textId="7604F8AF" w:rsidR="66621E6F" w:rsidRPr="00B86809" w:rsidRDefault="006C1F0F" w:rsidP="006C1F0F">
      <w:pPr>
        <w:spacing w:before="240" w:after="240"/>
        <w:jc w:val="both"/>
        <w:rPr>
          <w:rFonts w:eastAsia="Arial" w:cs="Arial"/>
          <w:color w:val="000000" w:themeColor="text1"/>
          <w:sz w:val="22"/>
          <w:szCs w:val="22"/>
        </w:rPr>
      </w:pPr>
      <w:r w:rsidRPr="00B86809">
        <w:rPr>
          <w:rFonts w:eastAsia="Arial" w:cs="Arial"/>
          <w:color w:val="000000" w:themeColor="text1"/>
          <w:sz w:val="22"/>
          <w:szCs w:val="22"/>
        </w:rPr>
        <w:t xml:space="preserve">Therefore, the objective of this project is to develop a Bidirectional Driving Lesson Marketplace System that connects Individuals who want to learn how to drive (Students) and Experienced drivers who want to offer driving lessons (Instructors). The system acts as a two-sided platform where both students and instructors interact through searching, reviewing, and flexible scheduling for both single and multi-session </w:t>
      </w:r>
      <w:r w:rsidR="00B86809" w:rsidRPr="00B86809">
        <w:rPr>
          <w:rFonts w:eastAsia="Arial" w:cs="Arial"/>
          <w:color w:val="000000" w:themeColor="text1"/>
          <w:sz w:val="22"/>
          <w:szCs w:val="22"/>
        </w:rPr>
        <w:t>bookings.</w:t>
      </w:r>
    </w:p>
    <w:p w14:paraId="4C144749" w14:textId="1D2246B6" w:rsidR="0072306E" w:rsidRDefault="0072306E" w:rsidP="006B6256">
      <w:pPr>
        <w:ind w:left="576"/>
        <w:jc w:val="both"/>
      </w:pPr>
    </w:p>
    <w:p w14:paraId="6D7B5D7F" w14:textId="188AE821" w:rsidR="0072306E" w:rsidRDefault="0072306E" w:rsidP="0072306E">
      <w:pPr>
        <w:pStyle w:val="Heading2"/>
      </w:pPr>
      <w:bookmarkStart w:id="332" w:name="_Toc228791211"/>
      <w:r>
        <w:t>Business Rules / Assumptions</w:t>
      </w:r>
      <w:bookmarkEnd w:id="332"/>
    </w:p>
    <w:p w14:paraId="15D75F8F" w14:textId="7518731B"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 student must register and have a verified account before making a booking request. </w:t>
      </w:r>
    </w:p>
    <w:p w14:paraId="13884E87" w14:textId="50CB0D6A"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An instructor must apply and be approved by an administrator before appearing in search results. </w:t>
      </w:r>
    </w:p>
    <w:p w14:paraId="01FE16E5" w14:textId="176171D3"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 booking request is only confirmed after payment proof has been uploaded by the student and verified by the instructor. </w:t>
      </w:r>
    </w:p>
    <w:p w14:paraId="047983DB" w14:textId="62BA5DC1"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 student may only leave a review for a lesson that has been completed. </w:t>
      </w:r>
    </w:p>
    <w:p w14:paraId="2FF8B78A" w14:textId="19DDFDC1"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 booking may be cancelled or rescheduled subject to system validation. </w:t>
      </w:r>
    </w:p>
    <w:p w14:paraId="420964EC" w14:textId="424E7D37"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 xml:space="preserve">An instructor sets </w:t>
      </w:r>
      <w:r w:rsidR="0B3E7A23" w:rsidRPr="62244A9A">
        <w:rPr>
          <w:rFonts w:cs="Arial"/>
          <w:color w:val="000000" w:themeColor="text1"/>
          <w:sz w:val="22"/>
          <w:szCs w:val="22"/>
        </w:rPr>
        <w:t>up</w:t>
      </w:r>
      <w:r w:rsidR="1B659B37" w:rsidRPr="62244A9A">
        <w:rPr>
          <w:rFonts w:cs="Arial"/>
          <w:color w:val="000000" w:themeColor="text1"/>
          <w:sz w:val="22"/>
          <w:szCs w:val="22"/>
        </w:rPr>
        <w:t xml:space="preserve"> </w:t>
      </w:r>
      <w:r w:rsidRPr="007250F4">
        <w:rPr>
          <w:rFonts w:cs="Arial"/>
          <w:color w:val="000000" w:themeColor="text1"/>
          <w:sz w:val="22"/>
          <w:szCs w:val="22"/>
        </w:rPr>
        <w:t>their own availability; bookings can only be requested within those available slots. 7. Payment is handled externally (EFT/cash); only proof of payment is uploaded to the system.</w:t>
      </w:r>
    </w:p>
    <w:p w14:paraId="09B9446C" w14:textId="2E48CAA3"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Each booking is linked to exactly one lesson offering.</w:t>
      </w:r>
    </w:p>
    <w:p w14:paraId="0A927805" w14:textId="24C6B996" w:rsidR="007250F4" w:rsidRPr="007250F4" w:rsidRDefault="007250F4" w:rsidP="00042249">
      <w:pPr>
        <w:pStyle w:val="ListParagraph"/>
        <w:numPr>
          <w:ilvl w:val="0"/>
          <w:numId w:val="32"/>
        </w:numPr>
        <w:jc w:val="both"/>
        <w:rPr>
          <w:rFonts w:cs="Arial"/>
          <w:color w:val="000000" w:themeColor="text1"/>
          <w:sz w:val="22"/>
          <w:szCs w:val="22"/>
        </w:rPr>
      </w:pPr>
      <w:r w:rsidRPr="007250F4">
        <w:rPr>
          <w:rFonts w:cs="Arial"/>
          <w:color w:val="000000" w:themeColor="text1"/>
          <w:sz w:val="22"/>
          <w:szCs w:val="22"/>
        </w:rPr>
        <w:t>The administrator has full access to manage users, view payments, monitor bookings, and generate reports.</w:t>
      </w:r>
    </w:p>
    <w:p w14:paraId="15F2C6F8" w14:textId="77777777" w:rsidR="006B6256" w:rsidRDefault="006B6256" w:rsidP="006B6256">
      <w:pPr>
        <w:ind w:left="576"/>
        <w:jc w:val="both"/>
        <w:rPr>
          <w:rFonts w:cs="Arial"/>
          <w:color w:val="000000" w:themeColor="text1"/>
          <w:sz w:val="22"/>
          <w:szCs w:val="22"/>
        </w:rPr>
      </w:pPr>
    </w:p>
    <w:p w14:paraId="69D8BB91" w14:textId="77777777" w:rsidR="0072306E" w:rsidRPr="00B82A9D" w:rsidRDefault="0072306E" w:rsidP="006B6256">
      <w:pPr>
        <w:ind w:left="576"/>
        <w:jc w:val="both"/>
        <w:rPr>
          <w:rFonts w:cs="Arial"/>
          <w:color w:val="000000" w:themeColor="text1"/>
          <w:sz w:val="22"/>
          <w:szCs w:val="22"/>
        </w:rPr>
      </w:pPr>
    </w:p>
    <w:p w14:paraId="2AE27E8F" w14:textId="2AD3F14F" w:rsidR="00016814" w:rsidRDefault="0072306E" w:rsidP="00016814">
      <w:pPr>
        <w:pStyle w:val="Heading2"/>
      </w:pPr>
      <w:bookmarkStart w:id="333" w:name="_Toc228791212"/>
      <w:bookmarkStart w:id="334" w:name="_Toc397329912"/>
      <w:r>
        <w:t>System</w:t>
      </w:r>
      <w:bookmarkEnd w:id="333"/>
      <w:commentRangeStart w:id="335"/>
      <w:r w:rsidR="00016814">
        <w:t xml:space="preserve"> </w:t>
      </w:r>
      <w:r w:rsidR="00C4155A">
        <w:t>Constraints</w:t>
      </w:r>
      <w:bookmarkEnd w:id="334"/>
      <w:commentRangeEnd w:id="335"/>
      <w:r w:rsidR="00352173">
        <w:rPr>
          <w:rStyle w:val="CommentReference"/>
          <w:sz w:val="24"/>
          <w:szCs w:val="20"/>
        </w:rPr>
        <w:commentReference w:id="335"/>
      </w:r>
    </w:p>
    <w:p w14:paraId="1A391344" w14:textId="2DFD7F7E" w:rsidR="411F592B" w:rsidRDefault="411F592B" w:rsidP="62244A9A">
      <w:pPr>
        <w:spacing w:before="240" w:after="240"/>
        <w:rPr>
          <w:rFonts w:eastAsia="Arial" w:cs="Arial"/>
          <w:sz w:val="22"/>
          <w:szCs w:val="22"/>
        </w:rPr>
      </w:pPr>
      <w:r w:rsidRPr="62244A9A">
        <w:rPr>
          <w:rFonts w:eastAsia="Arial" w:cs="Arial"/>
        </w:rPr>
        <w:t>T</w:t>
      </w:r>
      <w:r w:rsidRPr="62244A9A">
        <w:rPr>
          <w:rFonts w:eastAsia="Arial" w:cs="Arial"/>
          <w:sz w:val="22"/>
          <w:szCs w:val="22"/>
        </w:rPr>
        <w:t>he development of this system is subject to several constraints that may influence the design and implementation:</w:t>
      </w:r>
    </w:p>
    <w:p w14:paraId="1DF09F9C" w14:textId="664A36EC"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The system will be developed as a </w:t>
      </w:r>
      <w:r w:rsidRPr="62244A9A">
        <w:rPr>
          <w:rFonts w:eastAsia="Arial" w:cs="Arial"/>
          <w:b/>
          <w:bCs/>
          <w:sz w:val="22"/>
          <w:szCs w:val="22"/>
        </w:rPr>
        <w:t xml:space="preserve">web-based application </w:t>
      </w:r>
      <w:r w:rsidR="3C62569D" w:rsidRPr="62244A9A">
        <w:rPr>
          <w:rFonts w:eastAsia="Arial" w:cs="Arial"/>
          <w:b/>
          <w:bCs/>
          <w:sz w:val="22"/>
          <w:szCs w:val="22"/>
        </w:rPr>
        <w:t>only and</w:t>
      </w:r>
      <w:r w:rsidRPr="62244A9A">
        <w:rPr>
          <w:rFonts w:eastAsia="Arial" w:cs="Arial"/>
          <w:sz w:val="22"/>
          <w:szCs w:val="22"/>
        </w:rPr>
        <w:t xml:space="preserve"> will not include mobile or desktop versions. </w:t>
      </w:r>
    </w:p>
    <w:p w14:paraId="7516A838" w14:textId="408FAAAF"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Payment functionality will be </w:t>
      </w:r>
      <w:r w:rsidRPr="62244A9A">
        <w:rPr>
          <w:rFonts w:eastAsia="Arial" w:cs="Arial"/>
          <w:b/>
          <w:bCs/>
          <w:sz w:val="22"/>
          <w:szCs w:val="22"/>
        </w:rPr>
        <w:t>simulated</w:t>
      </w:r>
      <w:r w:rsidRPr="62244A9A">
        <w:rPr>
          <w:rFonts w:eastAsia="Arial" w:cs="Arial"/>
          <w:sz w:val="22"/>
          <w:szCs w:val="22"/>
        </w:rPr>
        <w:t xml:space="preserve">, meaning no real payment gateway or financial transactions will be integrated. </w:t>
      </w:r>
    </w:p>
    <w:p w14:paraId="5444FC3D" w14:textId="7FF2863E"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The system will be developed using the technologies specified in the module (e.g., HTML, CSS, JavaScript, and ASP.NET/MVC), which may limit the use of advanced frameworks or tools. </w:t>
      </w:r>
    </w:p>
    <w:p w14:paraId="648EA880" w14:textId="60FEE69F"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The project must be completed within a limited timeframe as defined by the academic schedule. </w:t>
      </w:r>
    </w:p>
    <w:p w14:paraId="739E58C5" w14:textId="052268EC"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The system will operate in a </w:t>
      </w:r>
      <w:r w:rsidRPr="62244A9A">
        <w:rPr>
          <w:rFonts w:eastAsia="Arial" w:cs="Arial"/>
          <w:b/>
          <w:bCs/>
          <w:sz w:val="22"/>
          <w:szCs w:val="22"/>
        </w:rPr>
        <w:t>controlled environment</w:t>
      </w:r>
      <w:r w:rsidRPr="62244A9A">
        <w:rPr>
          <w:rFonts w:eastAsia="Arial" w:cs="Arial"/>
          <w:sz w:val="22"/>
          <w:szCs w:val="22"/>
        </w:rPr>
        <w:t xml:space="preserve"> and will not include real-world verification of users (e.g., instructor certification validation). </w:t>
      </w:r>
    </w:p>
    <w:p w14:paraId="0386A825" w14:textId="2E7948D3"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 xml:space="preserve">Data used in the system may be </w:t>
      </w:r>
      <w:r w:rsidRPr="62244A9A">
        <w:rPr>
          <w:rFonts w:eastAsia="Arial" w:cs="Arial"/>
          <w:b/>
          <w:bCs/>
          <w:sz w:val="22"/>
          <w:szCs w:val="22"/>
        </w:rPr>
        <w:t>sample or test data</w:t>
      </w:r>
      <w:r w:rsidRPr="62244A9A">
        <w:rPr>
          <w:rFonts w:eastAsia="Arial" w:cs="Arial"/>
          <w:sz w:val="22"/>
          <w:szCs w:val="22"/>
        </w:rPr>
        <w:t xml:space="preserve">, and not actual real-world data. </w:t>
      </w:r>
    </w:p>
    <w:p w14:paraId="4C963E24" w14:textId="6A28EC44" w:rsidR="411F592B" w:rsidRDefault="411F592B" w:rsidP="00042249">
      <w:pPr>
        <w:pStyle w:val="ListParagraph"/>
        <w:numPr>
          <w:ilvl w:val="0"/>
          <w:numId w:val="35"/>
        </w:numPr>
        <w:rPr>
          <w:rFonts w:eastAsia="Arial" w:cs="Arial"/>
          <w:sz w:val="22"/>
          <w:szCs w:val="22"/>
        </w:rPr>
      </w:pPr>
      <w:r w:rsidRPr="62244A9A">
        <w:rPr>
          <w:rFonts w:eastAsia="Arial" w:cs="Arial"/>
          <w:sz w:val="22"/>
          <w:szCs w:val="22"/>
        </w:rPr>
        <w:t>The system will support core functionalities such as booking, lesson progress tracking, and reviews, but may not include advanced features such as real-time notifications or integrated messaging.</w:t>
      </w:r>
    </w:p>
    <w:p w14:paraId="5D748939" w14:textId="62178A63" w:rsidR="62244A9A" w:rsidRDefault="62244A9A" w:rsidP="62244A9A">
      <w:pPr>
        <w:rPr>
          <w:sz w:val="22"/>
          <w:szCs w:val="22"/>
        </w:rPr>
      </w:pPr>
    </w:p>
    <w:p w14:paraId="4F1564A6" w14:textId="77777777" w:rsidR="00A733E3" w:rsidRDefault="00A733E3" w:rsidP="006B6256">
      <w:pPr>
        <w:ind w:left="576"/>
        <w:jc w:val="both"/>
        <w:rPr>
          <w:rFonts w:cs="Arial"/>
          <w:b/>
          <w:bCs/>
          <w:kern w:val="32"/>
          <w:sz w:val="26"/>
          <w:szCs w:val="26"/>
        </w:rPr>
      </w:pPr>
      <w:r>
        <w:br w:type="page"/>
      </w:r>
    </w:p>
    <w:p w14:paraId="02C3241A" w14:textId="7CE6F567" w:rsidR="008646F6" w:rsidRPr="00AB4613" w:rsidRDefault="00AA794B" w:rsidP="00831918">
      <w:pPr>
        <w:pStyle w:val="Heading1"/>
        <w:pBdr>
          <w:bottom w:val="single" w:sz="4" w:space="1" w:color="auto"/>
        </w:pBdr>
      </w:pPr>
      <w:bookmarkStart w:id="336" w:name="_Toc228791213"/>
      <w:r>
        <w:t xml:space="preserve">FUNCTIONAL </w:t>
      </w:r>
      <w:bookmarkEnd w:id="336"/>
      <w:commentRangeStart w:id="337"/>
      <w:r>
        <w:t>REQUIREMENTS</w:t>
      </w:r>
      <w:commentRangeEnd w:id="337"/>
      <w:r w:rsidR="006718B9" w:rsidRPr="00AB4613">
        <w:rPr>
          <w:rStyle w:val="CommentReference"/>
          <w:sz w:val="26"/>
          <w:szCs w:val="26"/>
        </w:rPr>
        <w:commentReference w:id="337"/>
      </w:r>
    </w:p>
    <w:p w14:paraId="181D1319" w14:textId="702B4ED4" w:rsidR="008646F6" w:rsidRDefault="00C70A59" w:rsidP="008646F6">
      <w:pPr>
        <w:pStyle w:val="Heading2"/>
      </w:pPr>
      <w:bookmarkStart w:id="338" w:name="_Toc228791214"/>
      <w:r>
        <w:t xml:space="preserve">Initial </w:t>
      </w:r>
      <w:r w:rsidR="00AA794B">
        <w:t xml:space="preserve">Use Case </w:t>
      </w:r>
      <w:bookmarkEnd w:id="338"/>
      <w:commentRangeStart w:id="339"/>
      <w:r w:rsidR="00AA794B">
        <w:t>Model</w:t>
      </w:r>
      <w:commentRangeEnd w:id="339"/>
      <w:r w:rsidR="00261770">
        <w:rPr>
          <w:rStyle w:val="CommentReference"/>
          <w:sz w:val="24"/>
          <w:szCs w:val="20"/>
        </w:rPr>
        <w:commentReference w:id="339"/>
      </w:r>
    </w:p>
    <w:p w14:paraId="2E7268FF" w14:textId="67350399" w:rsidR="00AA794B" w:rsidRDefault="3E4F543C" w:rsidP="001C4818">
      <w:pPr>
        <w:jc w:val="both"/>
        <w:rPr>
          <w:rFonts w:cs="Arial"/>
          <w:sz w:val="22"/>
          <w:szCs w:val="22"/>
        </w:rPr>
      </w:pPr>
      <w:r w:rsidRPr="62244A9A">
        <w:rPr>
          <w:rFonts w:cs="Arial"/>
          <w:sz w:val="22"/>
          <w:szCs w:val="22"/>
        </w:rPr>
        <w:t>[</w:t>
      </w:r>
      <w:r w:rsidR="19E37A47">
        <w:rPr>
          <w:noProof/>
        </w:rPr>
        <w:drawing>
          <wp:inline distT="0" distB="0" distL="0" distR="0" wp14:anchorId="77BE6CF9" wp14:editId="204FCF60">
            <wp:extent cx="6853238" cy="5803106"/>
            <wp:effectExtent l="0" t="0" r="0" b="0"/>
            <wp:docPr id="748844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4829" name="Picture 748844829"/>
                    <pic:cNvPicPr/>
                  </pic:nvPicPr>
                  <pic:blipFill>
                    <a:blip r:embed="rId20">
                      <a:extLst>
                        <a:ext uri="{28A0092B-C50C-407E-A947-70E740481C1C}">
                          <a14:useLocalDpi xmlns:a14="http://schemas.microsoft.com/office/drawing/2010/main"/>
                        </a:ext>
                      </a:extLst>
                    </a:blip>
                    <a:stretch>
                      <a:fillRect/>
                    </a:stretch>
                  </pic:blipFill>
                  <pic:spPr>
                    <a:xfrm>
                      <a:off x="0" y="0"/>
                      <a:ext cx="6853238" cy="5803106"/>
                    </a:xfrm>
                    <a:prstGeom prst="rect">
                      <a:avLst/>
                    </a:prstGeom>
                  </pic:spPr>
                </pic:pic>
              </a:graphicData>
            </a:graphic>
          </wp:inline>
        </w:drawing>
      </w:r>
      <w:r w:rsidRPr="62244A9A">
        <w:rPr>
          <w:rFonts w:cs="Arial"/>
          <w:sz w:val="22"/>
          <w:szCs w:val="22"/>
        </w:rPr>
        <w:t>]</w:t>
      </w:r>
    </w:p>
    <w:p w14:paraId="7632B9FA" w14:textId="77777777" w:rsidR="001C4818" w:rsidRPr="002E1D48" w:rsidRDefault="001C4818" w:rsidP="001C4818">
      <w:pPr>
        <w:jc w:val="both"/>
        <w:rPr>
          <w:rFonts w:cs="Arial"/>
          <w:sz w:val="22"/>
          <w:szCs w:val="22"/>
        </w:rPr>
      </w:pPr>
    </w:p>
    <w:p w14:paraId="1315A6A1" w14:textId="77777777" w:rsidR="00741385" w:rsidRDefault="00741385">
      <w:pPr>
        <w:rPr>
          <w:rFonts w:cs="Arial"/>
          <w:b/>
          <w:bCs/>
          <w:iCs/>
          <w:sz w:val="24"/>
        </w:rPr>
      </w:pPr>
      <w:r>
        <w:br w:type="page"/>
      </w:r>
    </w:p>
    <w:p w14:paraId="68078A42" w14:textId="34F6A47D" w:rsidR="00C70A59" w:rsidRDefault="00C70A59" w:rsidP="00C70A59">
      <w:pPr>
        <w:pStyle w:val="Heading2"/>
      </w:pPr>
      <w:bookmarkStart w:id="340" w:name="_Toc228791215"/>
      <w:bookmarkStart w:id="341" w:name="_Toc1610293950"/>
      <w:r>
        <w:t xml:space="preserve">Final Use Case </w:t>
      </w:r>
      <w:bookmarkEnd w:id="340"/>
      <w:commentRangeStart w:id="342"/>
      <w:r>
        <w:t>Model</w:t>
      </w:r>
      <w:bookmarkEnd w:id="341"/>
      <w:commentRangeEnd w:id="342"/>
      <w:r>
        <w:rPr>
          <w:rStyle w:val="CommentReference"/>
          <w:sz w:val="24"/>
          <w:szCs w:val="20"/>
        </w:rPr>
        <w:commentReference w:id="342"/>
      </w:r>
    </w:p>
    <w:p w14:paraId="044FE224" w14:textId="77777777" w:rsidR="00C70A59" w:rsidRDefault="00C70A59" w:rsidP="00C70A59">
      <w:pPr>
        <w:jc w:val="both"/>
        <w:rPr>
          <w:rFonts w:cs="Arial"/>
          <w:sz w:val="22"/>
          <w:szCs w:val="22"/>
        </w:rPr>
      </w:pPr>
      <w:r w:rsidRPr="002E1D48">
        <w:rPr>
          <w:rFonts w:cs="Arial"/>
          <w:sz w:val="22"/>
          <w:szCs w:val="22"/>
        </w:rPr>
        <w:t xml:space="preserve">[Replace this text with </w:t>
      </w:r>
      <w:r>
        <w:rPr>
          <w:rFonts w:cs="Arial"/>
          <w:sz w:val="22"/>
          <w:szCs w:val="22"/>
        </w:rPr>
        <w:t>the Use Case diagram – this must be drawn in Visio</w:t>
      </w:r>
      <w:r w:rsidRPr="002E1D48">
        <w:rPr>
          <w:rFonts w:cs="Arial"/>
          <w:sz w:val="22"/>
          <w:szCs w:val="22"/>
        </w:rPr>
        <w:t>.]</w:t>
      </w:r>
    </w:p>
    <w:p w14:paraId="07A34298" w14:textId="77777777" w:rsidR="00C70A59" w:rsidRPr="002E1D48" w:rsidRDefault="00C70A59" w:rsidP="00C70A59">
      <w:pPr>
        <w:jc w:val="both"/>
        <w:rPr>
          <w:rFonts w:cs="Arial"/>
          <w:sz w:val="22"/>
          <w:szCs w:val="22"/>
        </w:rPr>
      </w:pPr>
    </w:p>
    <w:p w14:paraId="1D3E6796" w14:textId="77777777" w:rsidR="00C70A59" w:rsidRDefault="00C70A59" w:rsidP="00C70A59">
      <w:pPr>
        <w:rPr>
          <w:rFonts w:cs="Arial"/>
          <w:b/>
          <w:bCs/>
          <w:iCs/>
          <w:sz w:val="24"/>
        </w:rPr>
      </w:pPr>
      <w:r>
        <w:br w:type="page"/>
      </w:r>
    </w:p>
    <w:p w14:paraId="0E03F729" w14:textId="553ECF23" w:rsidR="003C62BA" w:rsidRDefault="581C4C5B" w:rsidP="003C62BA">
      <w:pPr>
        <w:pStyle w:val="Heading2"/>
      </w:pPr>
      <w:bookmarkStart w:id="343" w:name="_Toc228791216"/>
      <w:bookmarkStart w:id="344" w:name="_Toc78444344"/>
      <w:r>
        <w:t>Use Case Glossary and Responsibilities</w:t>
      </w:r>
      <w:bookmarkEnd w:id="343"/>
      <w:bookmarkEnd w:id="344"/>
    </w:p>
    <w:p w14:paraId="33FA6BC0" w14:textId="2396852F" w:rsidR="00B803CE" w:rsidRDefault="00B803CE"/>
    <w:p w14:paraId="7E650583" w14:textId="11DB7FBA" w:rsidR="00343557" w:rsidRDefault="00343557"/>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7705"/>
      </w:tblGrid>
      <w:tr w:rsidR="62244A9A" w14:paraId="23D7542D" w14:textId="77777777" w:rsidTr="62244A9A">
        <w:trPr>
          <w:trHeight w:val="340"/>
        </w:trPr>
        <w:tc>
          <w:tcPr>
            <w:tcW w:w="9169" w:type="dxa"/>
            <w:gridSpan w:val="2"/>
            <w:shd w:val="clear" w:color="auto" w:fill="84AC9D" w:themeFill="accent6"/>
          </w:tcPr>
          <w:p w14:paraId="7C81E3F1" w14:textId="62936760" w:rsidR="62244A9A" w:rsidRDefault="62244A9A" w:rsidP="62244A9A">
            <w:pPr>
              <w:pStyle w:val="BodyText2"/>
              <w:tabs>
                <w:tab w:val="left" w:pos="540"/>
              </w:tabs>
              <w:spacing w:before="60" w:after="60" w:line="360" w:lineRule="auto"/>
              <w:rPr>
                <w:rFonts w:cs="Arial"/>
                <w:b/>
                <w:bCs/>
                <w:color w:val="FFFFFF" w:themeColor="background1"/>
                <w:sz w:val="22"/>
                <w:szCs w:val="22"/>
              </w:rPr>
            </w:pPr>
            <w:r w:rsidRPr="62244A9A">
              <w:rPr>
                <w:rFonts w:cs="Arial"/>
                <w:b/>
                <w:bCs/>
                <w:color w:val="FFFFFF" w:themeColor="background1"/>
                <w:sz w:val="22"/>
                <w:szCs w:val="22"/>
              </w:rPr>
              <w:t>Allocated to Crew Member: &lt;Hlomani Mashimbye&gt;</w:t>
            </w:r>
          </w:p>
        </w:tc>
      </w:tr>
      <w:tr w:rsidR="62244A9A" w14:paraId="53D4FF26" w14:textId="77777777" w:rsidTr="62244A9A">
        <w:trPr>
          <w:trHeight w:val="340"/>
        </w:trPr>
        <w:tc>
          <w:tcPr>
            <w:tcW w:w="1464" w:type="dxa"/>
            <w:shd w:val="clear" w:color="auto" w:fill="84AC9D" w:themeFill="accent6"/>
          </w:tcPr>
          <w:p w14:paraId="6A4BD37F" w14:textId="77777777" w:rsidR="62244A9A" w:rsidRDefault="62244A9A" w:rsidP="62244A9A">
            <w:pPr>
              <w:pStyle w:val="BodyText2"/>
              <w:tabs>
                <w:tab w:val="left" w:pos="540"/>
              </w:tabs>
              <w:spacing w:before="60" w:after="60" w:line="360" w:lineRule="auto"/>
              <w:jc w:val="center"/>
              <w:rPr>
                <w:rFonts w:cs="Arial"/>
                <w:b/>
                <w:bCs/>
                <w:color w:val="FFFFFF" w:themeColor="background1"/>
              </w:rPr>
            </w:pPr>
            <w:r w:rsidRPr="62244A9A">
              <w:rPr>
                <w:rFonts w:cs="Arial"/>
                <w:b/>
                <w:bCs/>
                <w:color w:val="FFFFFF" w:themeColor="background1"/>
              </w:rPr>
              <w:t>Use Case Id</w:t>
            </w:r>
          </w:p>
        </w:tc>
        <w:tc>
          <w:tcPr>
            <w:tcW w:w="7705" w:type="dxa"/>
            <w:shd w:val="clear" w:color="auto" w:fill="84AC9D" w:themeFill="accent6"/>
          </w:tcPr>
          <w:p w14:paraId="0A90F38A" w14:textId="77777777" w:rsidR="62244A9A" w:rsidRDefault="62244A9A" w:rsidP="62244A9A">
            <w:pPr>
              <w:pStyle w:val="BodyText2"/>
              <w:tabs>
                <w:tab w:val="left" w:pos="540"/>
              </w:tabs>
              <w:spacing w:before="60" w:after="60" w:line="360" w:lineRule="auto"/>
              <w:jc w:val="center"/>
              <w:rPr>
                <w:rFonts w:cs="Arial"/>
                <w:b/>
                <w:bCs/>
                <w:color w:val="FFFFFF" w:themeColor="background1"/>
              </w:rPr>
            </w:pPr>
            <w:r w:rsidRPr="62244A9A">
              <w:rPr>
                <w:rFonts w:cs="Arial"/>
                <w:b/>
                <w:bCs/>
                <w:color w:val="FFFFFF" w:themeColor="background1"/>
              </w:rPr>
              <w:t>Use Case Name</w:t>
            </w:r>
          </w:p>
        </w:tc>
      </w:tr>
      <w:tr w:rsidR="727FB191" w14:paraId="796ADF01" w14:textId="77777777" w:rsidTr="727FB191">
        <w:trPr>
          <w:trHeight w:val="340"/>
        </w:trPr>
        <w:tc>
          <w:tcPr>
            <w:tcW w:w="1464" w:type="dxa"/>
          </w:tcPr>
          <w:p w14:paraId="63BD1307" w14:textId="23E7F74B" w:rsidR="74C20ADF" w:rsidRDefault="74C20ADF" w:rsidP="727FB191">
            <w:pPr>
              <w:pStyle w:val="BodyText2"/>
              <w:spacing w:line="360" w:lineRule="auto"/>
              <w:rPr>
                <w:rFonts w:cs="Arial"/>
              </w:rPr>
            </w:pPr>
            <w:r w:rsidRPr="727FB191">
              <w:rPr>
                <w:rFonts w:cs="Arial"/>
              </w:rPr>
              <w:t>UC0</w:t>
            </w:r>
            <w:ins w:id="345" w:author="Mathole, Lethabo, (Mr) (s228346975)" w:date="2026-05-04T13:23:00Z" w16du:dateUtc="2026-05-04T11:23:00Z">
              <w:r w:rsidR="00524421">
                <w:rPr>
                  <w:rFonts w:cs="Arial"/>
                </w:rPr>
                <w:t>1</w:t>
              </w:r>
            </w:ins>
            <w:r w:rsidRPr="727FB191">
              <w:rPr>
                <w:rFonts w:cs="Arial"/>
              </w:rPr>
              <w:t>_SI</w:t>
            </w:r>
          </w:p>
        </w:tc>
        <w:tc>
          <w:tcPr>
            <w:tcW w:w="7705" w:type="dxa"/>
          </w:tcPr>
          <w:p w14:paraId="51B828E0" w14:textId="622153A9" w:rsidR="74C20ADF" w:rsidRDefault="74C20ADF" w:rsidP="727FB191">
            <w:pPr>
              <w:pStyle w:val="BodyText2"/>
              <w:spacing w:line="360" w:lineRule="auto"/>
              <w:rPr>
                <w:rFonts w:cs="Arial"/>
              </w:rPr>
            </w:pPr>
            <w:r w:rsidRPr="727FB191">
              <w:rPr>
                <w:rFonts w:cs="Arial"/>
              </w:rPr>
              <w:t>Register Account</w:t>
            </w:r>
          </w:p>
        </w:tc>
      </w:tr>
      <w:tr w:rsidR="727FB191" w14:paraId="08504E4C" w14:textId="77777777" w:rsidTr="727FB191">
        <w:trPr>
          <w:trHeight w:val="315"/>
        </w:trPr>
        <w:tc>
          <w:tcPr>
            <w:tcW w:w="1464" w:type="dxa"/>
          </w:tcPr>
          <w:p w14:paraId="7F34BCCB" w14:textId="54A6AC77" w:rsidR="134820E4" w:rsidRDefault="134820E4" w:rsidP="727FB191">
            <w:pPr>
              <w:pStyle w:val="BodyText2"/>
              <w:spacing w:line="360" w:lineRule="auto"/>
              <w:rPr>
                <w:rFonts w:cs="Arial"/>
                <w:color w:val="000000" w:themeColor="text1"/>
              </w:rPr>
            </w:pPr>
            <w:r w:rsidRPr="727FB191">
              <w:rPr>
                <w:rFonts w:cs="Arial"/>
                <w:color w:val="000000" w:themeColor="text1"/>
              </w:rPr>
              <w:t>UC02_SI</w:t>
            </w:r>
          </w:p>
        </w:tc>
        <w:tc>
          <w:tcPr>
            <w:tcW w:w="7705" w:type="dxa"/>
          </w:tcPr>
          <w:p w14:paraId="30AB098B" w14:textId="6A765CCB" w:rsidR="1CF90FA5" w:rsidRDefault="1CF90FA5" w:rsidP="727FB191">
            <w:pPr>
              <w:pStyle w:val="BodyText2"/>
              <w:spacing w:line="360" w:lineRule="auto"/>
              <w:rPr>
                <w:rFonts w:cs="Arial"/>
                <w:color w:val="000000" w:themeColor="text1"/>
              </w:rPr>
            </w:pPr>
            <w:r w:rsidRPr="727FB191">
              <w:rPr>
                <w:rFonts w:cs="Arial"/>
                <w:color w:val="000000" w:themeColor="text1"/>
              </w:rPr>
              <w:t>E</w:t>
            </w:r>
            <w:r w:rsidR="5F2F8ECB" w:rsidRPr="727FB191">
              <w:rPr>
                <w:rFonts w:cs="Arial"/>
                <w:color w:val="000000" w:themeColor="text1"/>
              </w:rPr>
              <w:t>dit Profile</w:t>
            </w:r>
          </w:p>
        </w:tc>
      </w:tr>
      <w:tr w:rsidR="62244A9A" w14:paraId="591460B2" w14:textId="77777777" w:rsidTr="62244A9A">
        <w:trPr>
          <w:trHeight w:val="113"/>
        </w:trPr>
        <w:tc>
          <w:tcPr>
            <w:tcW w:w="1464" w:type="dxa"/>
          </w:tcPr>
          <w:p w14:paraId="55863678" w14:textId="41DCECA8" w:rsidR="62244A9A" w:rsidRDefault="719C2632" w:rsidP="62244A9A">
            <w:pPr>
              <w:pStyle w:val="BodyText2"/>
              <w:tabs>
                <w:tab w:val="left" w:pos="540"/>
              </w:tabs>
              <w:spacing w:after="0" w:line="360" w:lineRule="auto"/>
              <w:rPr>
                <w:rFonts w:cs="Arial"/>
              </w:rPr>
            </w:pPr>
            <w:r w:rsidRPr="727FB191">
              <w:rPr>
                <w:rFonts w:cs="Arial"/>
              </w:rPr>
              <w:t>UC03_S</w:t>
            </w:r>
          </w:p>
        </w:tc>
        <w:tc>
          <w:tcPr>
            <w:tcW w:w="7705" w:type="dxa"/>
          </w:tcPr>
          <w:p w14:paraId="69F05F54" w14:textId="4A6240B0" w:rsidR="62244A9A" w:rsidRDefault="7E585561" w:rsidP="62244A9A">
            <w:pPr>
              <w:pStyle w:val="BodyText2"/>
              <w:tabs>
                <w:tab w:val="left" w:pos="540"/>
              </w:tabs>
              <w:spacing w:after="0" w:line="360" w:lineRule="auto"/>
              <w:rPr>
                <w:rFonts w:cs="Arial"/>
              </w:rPr>
            </w:pPr>
            <w:r w:rsidRPr="727FB191">
              <w:rPr>
                <w:rFonts w:cs="Arial"/>
              </w:rPr>
              <w:t>View Lesson Progress</w:t>
            </w:r>
          </w:p>
        </w:tc>
      </w:tr>
      <w:tr w:rsidR="62244A9A" w14:paraId="04582F48" w14:textId="77777777" w:rsidTr="62244A9A">
        <w:trPr>
          <w:trHeight w:val="113"/>
        </w:trPr>
        <w:tc>
          <w:tcPr>
            <w:tcW w:w="1464" w:type="dxa"/>
          </w:tcPr>
          <w:p w14:paraId="05A4D450" w14:textId="57E5558E" w:rsidR="62244A9A" w:rsidRDefault="719C2632" w:rsidP="62244A9A">
            <w:pPr>
              <w:pStyle w:val="BodyText2"/>
              <w:tabs>
                <w:tab w:val="left" w:pos="540"/>
              </w:tabs>
              <w:spacing w:after="0" w:line="360" w:lineRule="auto"/>
              <w:rPr>
                <w:rFonts w:cs="Arial"/>
              </w:rPr>
            </w:pPr>
            <w:r w:rsidRPr="727FB191">
              <w:rPr>
                <w:rFonts w:cs="Arial"/>
              </w:rPr>
              <w:t>UC04_S</w:t>
            </w:r>
          </w:p>
        </w:tc>
        <w:tc>
          <w:tcPr>
            <w:tcW w:w="7705" w:type="dxa"/>
          </w:tcPr>
          <w:p w14:paraId="003E8363" w14:textId="10BE6071" w:rsidR="62244A9A" w:rsidRDefault="0188E9C3" w:rsidP="62244A9A">
            <w:pPr>
              <w:pStyle w:val="BodyText2"/>
              <w:tabs>
                <w:tab w:val="left" w:pos="540"/>
              </w:tabs>
              <w:spacing w:after="0" w:line="360" w:lineRule="auto"/>
              <w:rPr>
                <w:rFonts w:cs="Arial"/>
              </w:rPr>
            </w:pPr>
            <w:r w:rsidRPr="727FB191">
              <w:rPr>
                <w:rFonts w:cs="Arial"/>
              </w:rPr>
              <w:t>Search Instructor</w:t>
            </w:r>
          </w:p>
        </w:tc>
      </w:tr>
      <w:tr w:rsidR="62244A9A" w14:paraId="764E4605" w14:textId="77777777" w:rsidTr="62244A9A">
        <w:trPr>
          <w:trHeight w:val="113"/>
        </w:trPr>
        <w:tc>
          <w:tcPr>
            <w:tcW w:w="1464" w:type="dxa"/>
          </w:tcPr>
          <w:p w14:paraId="768402B1" w14:textId="40560F96" w:rsidR="62244A9A" w:rsidRDefault="719C2632" w:rsidP="62244A9A">
            <w:pPr>
              <w:pStyle w:val="BodyText2"/>
              <w:tabs>
                <w:tab w:val="left" w:pos="540"/>
              </w:tabs>
              <w:spacing w:after="0" w:line="360" w:lineRule="auto"/>
              <w:rPr>
                <w:rFonts w:cs="Arial"/>
              </w:rPr>
            </w:pPr>
            <w:r w:rsidRPr="727FB191">
              <w:rPr>
                <w:rFonts w:cs="Arial"/>
              </w:rPr>
              <w:t>UC05_S</w:t>
            </w:r>
          </w:p>
        </w:tc>
        <w:tc>
          <w:tcPr>
            <w:tcW w:w="7705" w:type="dxa"/>
          </w:tcPr>
          <w:p w14:paraId="27E4766A" w14:textId="730686D7" w:rsidR="62244A9A" w:rsidRDefault="4B7C5645" w:rsidP="62244A9A">
            <w:pPr>
              <w:pStyle w:val="BodyText2"/>
              <w:tabs>
                <w:tab w:val="left" w:pos="540"/>
              </w:tabs>
              <w:spacing w:after="0" w:line="360" w:lineRule="auto"/>
              <w:rPr>
                <w:rFonts w:cs="Arial"/>
              </w:rPr>
            </w:pPr>
            <w:r w:rsidRPr="727FB191">
              <w:rPr>
                <w:rFonts w:cs="Arial"/>
              </w:rPr>
              <w:t>View Instructor Profile</w:t>
            </w:r>
          </w:p>
        </w:tc>
      </w:tr>
      <w:tr w:rsidR="727FB191" w14:paraId="20BBD38C" w14:textId="77777777" w:rsidTr="727FB191">
        <w:trPr>
          <w:trHeight w:val="300"/>
        </w:trPr>
        <w:tc>
          <w:tcPr>
            <w:tcW w:w="1464" w:type="dxa"/>
          </w:tcPr>
          <w:p w14:paraId="4920FFA0" w14:textId="70D21BDF" w:rsidR="694588C1" w:rsidRDefault="694588C1" w:rsidP="727FB191">
            <w:pPr>
              <w:pStyle w:val="BodyText2"/>
              <w:spacing w:line="360" w:lineRule="auto"/>
              <w:rPr>
                <w:rFonts w:cs="Arial"/>
              </w:rPr>
            </w:pPr>
            <w:r w:rsidRPr="727FB191">
              <w:rPr>
                <w:rFonts w:cs="Arial"/>
              </w:rPr>
              <w:t>UC16_A</w:t>
            </w:r>
          </w:p>
        </w:tc>
        <w:tc>
          <w:tcPr>
            <w:tcW w:w="7705" w:type="dxa"/>
          </w:tcPr>
          <w:p w14:paraId="1615CA6B" w14:textId="63809507" w:rsidR="0A34148F" w:rsidRDefault="0A34148F" w:rsidP="727FB191">
            <w:pPr>
              <w:pStyle w:val="BodyText2"/>
              <w:spacing w:line="360" w:lineRule="auto"/>
              <w:rPr>
                <w:rFonts w:cs="Arial"/>
              </w:rPr>
            </w:pPr>
            <w:r w:rsidRPr="727FB191">
              <w:rPr>
                <w:rFonts w:cs="Arial"/>
              </w:rPr>
              <w:t>Review Instructor Application</w:t>
            </w:r>
          </w:p>
        </w:tc>
      </w:tr>
      <w:tr w:rsidR="727FB191" w14:paraId="1349DE60" w14:textId="77777777" w:rsidTr="727FB191">
        <w:trPr>
          <w:trHeight w:val="300"/>
        </w:trPr>
        <w:tc>
          <w:tcPr>
            <w:tcW w:w="1464" w:type="dxa"/>
          </w:tcPr>
          <w:p w14:paraId="614BA6F3" w14:textId="5F04EB9C" w:rsidR="694588C1" w:rsidRDefault="694588C1" w:rsidP="727FB191">
            <w:pPr>
              <w:pStyle w:val="BodyText2"/>
              <w:spacing w:line="360" w:lineRule="auto"/>
              <w:rPr>
                <w:rFonts w:cs="Arial"/>
              </w:rPr>
            </w:pPr>
            <w:r w:rsidRPr="727FB191">
              <w:rPr>
                <w:rFonts w:cs="Arial"/>
              </w:rPr>
              <w:t>UC17_A</w:t>
            </w:r>
          </w:p>
        </w:tc>
        <w:tc>
          <w:tcPr>
            <w:tcW w:w="7705" w:type="dxa"/>
          </w:tcPr>
          <w:p w14:paraId="6EA8301A" w14:textId="322AA77C" w:rsidR="63AAD075" w:rsidRDefault="63AAD075" w:rsidP="727FB191">
            <w:pPr>
              <w:pStyle w:val="BodyText2"/>
              <w:spacing w:line="360" w:lineRule="auto"/>
              <w:rPr>
                <w:rFonts w:cs="Arial"/>
              </w:rPr>
            </w:pPr>
            <w:r w:rsidRPr="727FB191">
              <w:rPr>
                <w:rFonts w:cs="Arial"/>
              </w:rPr>
              <w:t>Manage Users</w:t>
            </w:r>
          </w:p>
        </w:tc>
      </w:tr>
    </w:tbl>
    <w:p w14:paraId="74C6CBFD" w14:textId="194364F1" w:rsidR="00343557" w:rsidRDefault="00343557"/>
    <w:p w14:paraId="2FAC28A4" w14:textId="6F281275" w:rsidR="00343557" w:rsidRDefault="00343557"/>
    <w:p w14:paraId="5E82F9DD" w14:textId="27469C0B" w:rsidR="00343557" w:rsidRDefault="00343557"/>
    <w:tbl>
      <w:tblPr>
        <w:tblW w:w="9169"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7705"/>
      </w:tblGrid>
      <w:tr w:rsidR="00832751" w:rsidRPr="00832751" w14:paraId="7E63D2F6" w14:textId="77777777" w:rsidTr="51548323">
        <w:trPr>
          <w:trHeight w:val="340"/>
        </w:trPr>
        <w:tc>
          <w:tcPr>
            <w:tcW w:w="9169" w:type="dxa"/>
            <w:gridSpan w:val="2"/>
            <w:shd w:val="clear" w:color="auto" w:fill="84AC9D" w:themeFill="accent6"/>
          </w:tcPr>
          <w:p w14:paraId="53910B1A" w14:textId="6BA43B00" w:rsidR="00832751" w:rsidRPr="00832751" w:rsidRDefault="2C272411" w:rsidP="45D2EC54">
            <w:pPr>
              <w:pStyle w:val="BodyText2"/>
              <w:tabs>
                <w:tab w:val="left" w:pos="540"/>
              </w:tabs>
              <w:spacing w:before="60" w:after="60" w:line="360" w:lineRule="auto"/>
              <w:rPr>
                <w:rFonts w:cs="Arial"/>
                <w:b/>
                <w:bCs/>
                <w:color w:val="FFFFFF" w:themeColor="background1"/>
                <w:sz w:val="22"/>
                <w:szCs w:val="22"/>
              </w:rPr>
            </w:pPr>
            <w:r w:rsidRPr="45D2EC54">
              <w:rPr>
                <w:rFonts w:cs="Arial"/>
                <w:b/>
                <w:bCs/>
                <w:color w:val="FFFFFF" w:themeColor="background1"/>
                <w:sz w:val="22"/>
                <w:szCs w:val="22"/>
              </w:rPr>
              <w:t>Allocated to Crew Member: &lt;</w:t>
            </w:r>
            <w:r w:rsidR="654EAC03" w:rsidRPr="45D2EC54">
              <w:rPr>
                <w:rFonts w:cs="Arial"/>
                <w:b/>
                <w:bCs/>
                <w:color w:val="FFFFFF" w:themeColor="background1"/>
                <w:sz w:val="22"/>
                <w:szCs w:val="22"/>
              </w:rPr>
              <w:t>Lethabo Mathole</w:t>
            </w:r>
            <w:r w:rsidRPr="45D2EC54">
              <w:rPr>
                <w:rFonts w:cs="Arial"/>
                <w:b/>
                <w:bCs/>
                <w:color w:val="FFFFFF" w:themeColor="background1"/>
                <w:sz w:val="22"/>
                <w:szCs w:val="22"/>
              </w:rPr>
              <w:t>&gt;</w:t>
            </w:r>
          </w:p>
        </w:tc>
      </w:tr>
      <w:tr w:rsidR="00832751" w:rsidRPr="00343557" w14:paraId="20ADD2E9" w14:textId="77777777" w:rsidTr="51548323">
        <w:trPr>
          <w:trHeight w:val="340"/>
        </w:trPr>
        <w:tc>
          <w:tcPr>
            <w:tcW w:w="1464" w:type="dxa"/>
            <w:shd w:val="clear" w:color="auto" w:fill="84AC9D" w:themeFill="accent6"/>
          </w:tcPr>
          <w:p w14:paraId="2AF4E73D" w14:textId="77777777" w:rsidR="00832751" w:rsidRPr="00343557" w:rsidRDefault="00832751" w:rsidP="00343557">
            <w:pPr>
              <w:pStyle w:val="BodyText2"/>
              <w:tabs>
                <w:tab w:val="left" w:pos="540"/>
              </w:tabs>
              <w:spacing w:before="60" w:after="60" w:line="360" w:lineRule="auto"/>
              <w:jc w:val="center"/>
              <w:rPr>
                <w:rFonts w:cs="Arial"/>
                <w:b/>
                <w:color w:val="FFFFFF" w:themeColor="background1"/>
                <w:szCs w:val="18"/>
              </w:rPr>
            </w:pPr>
            <w:r w:rsidRPr="00343557">
              <w:rPr>
                <w:rFonts w:cs="Arial"/>
                <w:b/>
                <w:color w:val="FFFFFF" w:themeColor="background1"/>
                <w:szCs w:val="18"/>
              </w:rPr>
              <w:t>Use Case Id</w:t>
            </w:r>
          </w:p>
        </w:tc>
        <w:tc>
          <w:tcPr>
            <w:tcW w:w="7705" w:type="dxa"/>
            <w:shd w:val="clear" w:color="auto" w:fill="84AC9D" w:themeFill="accent6"/>
          </w:tcPr>
          <w:p w14:paraId="1057CE41" w14:textId="77777777" w:rsidR="00832751" w:rsidRPr="00343557" w:rsidRDefault="00832751" w:rsidP="00343557">
            <w:pPr>
              <w:pStyle w:val="BodyText2"/>
              <w:tabs>
                <w:tab w:val="left" w:pos="540"/>
              </w:tabs>
              <w:spacing w:before="60" w:after="60" w:line="360" w:lineRule="auto"/>
              <w:jc w:val="center"/>
              <w:rPr>
                <w:rFonts w:cs="Arial"/>
                <w:b/>
                <w:color w:val="FFFFFF" w:themeColor="background1"/>
                <w:szCs w:val="18"/>
              </w:rPr>
            </w:pPr>
            <w:r w:rsidRPr="00343557">
              <w:rPr>
                <w:rFonts w:cs="Arial"/>
                <w:b/>
                <w:color w:val="FFFFFF" w:themeColor="background1"/>
                <w:szCs w:val="18"/>
              </w:rPr>
              <w:t>Use Case Name</w:t>
            </w:r>
          </w:p>
        </w:tc>
      </w:tr>
      <w:tr w:rsidR="00832751" w:rsidRPr="00343557" w14:paraId="1AC8D21B" w14:textId="77777777" w:rsidTr="51548323">
        <w:trPr>
          <w:cantSplit/>
          <w:trHeight w:val="113"/>
        </w:trPr>
        <w:tc>
          <w:tcPr>
            <w:tcW w:w="1464" w:type="dxa"/>
          </w:tcPr>
          <w:p w14:paraId="4780F036" w14:textId="6094E225" w:rsidR="00832751" w:rsidRPr="00343557" w:rsidRDefault="70D0D253" w:rsidP="00343557">
            <w:pPr>
              <w:pStyle w:val="BodyText2"/>
              <w:tabs>
                <w:tab w:val="left" w:pos="540"/>
              </w:tabs>
              <w:spacing w:after="0" w:line="360" w:lineRule="auto"/>
              <w:rPr>
                <w:rFonts w:cs="Arial"/>
              </w:rPr>
            </w:pPr>
            <w:r w:rsidRPr="042BCE8E">
              <w:rPr>
                <w:rFonts w:cs="Arial"/>
              </w:rPr>
              <w:t>UC06_</w:t>
            </w:r>
            <w:r w:rsidR="40061E8F" w:rsidRPr="72E17657">
              <w:rPr>
                <w:rFonts w:cs="Arial"/>
              </w:rPr>
              <w:t>S</w:t>
            </w:r>
          </w:p>
        </w:tc>
        <w:tc>
          <w:tcPr>
            <w:tcW w:w="7705" w:type="dxa"/>
          </w:tcPr>
          <w:p w14:paraId="388C30F8" w14:textId="37FBAD14" w:rsidR="00832751" w:rsidRPr="00343557" w:rsidRDefault="6E3527D0" w:rsidP="00343557">
            <w:pPr>
              <w:pStyle w:val="BodyText2"/>
              <w:tabs>
                <w:tab w:val="left" w:pos="540"/>
              </w:tabs>
              <w:spacing w:after="0" w:line="360" w:lineRule="auto"/>
              <w:rPr>
                <w:rFonts w:cs="Arial"/>
              </w:rPr>
            </w:pPr>
            <w:r w:rsidRPr="4731C28B">
              <w:rPr>
                <w:rFonts w:cs="Arial"/>
              </w:rPr>
              <w:t>Make Booking Request</w:t>
            </w:r>
          </w:p>
        </w:tc>
      </w:tr>
      <w:tr w:rsidR="00832751" w:rsidRPr="00343557" w14:paraId="3041BCA5" w14:textId="77777777" w:rsidTr="51548323">
        <w:trPr>
          <w:cantSplit/>
          <w:trHeight w:val="113"/>
        </w:trPr>
        <w:tc>
          <w:tcPr>
            <w:tcW w:w="1464" w:type="dxa"/>
          </w:tcPr>
          <w:p w14:paraId="253124DC" w14:textId="3C8B7277" w:rsidR="00832751" w:rsidRPr="00343557" w:rsidRDefault="16C229D3" w:rsidP="00343557">
            <w:pPr>
              <w:pStyle w:val="BodyText2"/>
              <w:tabs>
                <w:tab w:val="left" w:pos="540"/>
              </w:tabs>
              <w:spacing w:after="0" w:line="360" w:lineRule="auto"/>
              <w:rPr>
                <w:rFonts w:cs="Arial"/>
              </w:rPr>
            </w:pPr>
            <w:r w:rsidRPr="3DFCFD14">
              <w:rPr>
                <w:rFonts w:cs="Arial"/>
              </w:rPr>
              <w:t>UC15_</w:t>
            </w:r>
            <w:r w:rsidR="40061E8F" w:rsidRPr="69AC84B8">
              <w:rPr>
                <w:rFonts w:cs="Arial"/>
              </w:rPr>
              <w:t>I</w:t>
            </w:r>
          </w:p>
        </w:tc>
        <w:tc>
          <w:tcPr>
            <w:tcW w:w="7705" w:type="dxa"/>
          </w:tcPr>
          <w:p w14:paraId="695FD799" w14:textId="3AE5BC1B" w:rsidR="00832751" w:rsidRPr="00343557" w:rsidRDefault="40061E8F" w:rsidP="00343557">
            <w:pPr>
              <w:pStyle w:val="BodyText2"/>
              <w:tabs>
                <w:tab w:val="left" w:pos="540"/>
              </w:tabs>
              <w:spacing w:after="0" w:line="360" w:lineRule="auto"/>
              <w:rPr>
                <w:rFonts w:cs="Arial"/>
              </w:rPr>
            </w:pPr>
            <w:r w:rsidRPr="483D7286">
              <w:rPr>
                <w:rFonts w:cs="Arial"/>
              </w:rPr>
              <w:t>Verify Payment</w:t>
            </w:r>
          </w:p>
        </w:tc>
      </w:tr>
      <w:tr w:rsidR="00832751" w:rsidRPr="00343557" w14:paraId="44DC0B19" w14:textId="77777777" w:rsidTr="51548323">
        <w:trPr>
          <w:cantSplit/>
          <w:trHeight w:val="113"/>
        </w:trPr>
        <w:tc>
          <w:tcPr>
            <w:tcW w:w="1464" w:type="dxa"/>
          </w:tcPr>
          <w:p w14:paraId="64EEDA15" w14:textId="593FDAD1" w:rsidR="00832751" w:rsidRPr="00343557" w:rsidRDefault="40061E8F" w:rsidP="00343557">
            <w:pPr>
              <w:pStyle w:val="BodyText2"/>
              <w:tabs>
                <w:tab w:val="left" w:pos="540"/>
              </w:tabs>
              <w:spacing w:after="0" w:line="360" w:lineRule="auto"/>
              <w:rPr>
                <w:rFonts w:cs="Arial"/>
              </w:rPr>
            </w:pPr>
            <w:r w:rsidRPr="483D7286">
              <w:rPr>
                <w:rFonts w:cs="Arial"/>
              </w:rPr>
              <w:t>UC08_S</w:t>
            </w:r>
          </w:p>
        </w:tc>
        <w:tc>
          <w:tcPr>
            <w:tcW w:w="7705" w:type="dxa"/>
          </w:tcPr>
          <w:p w14:paraId="3A315728" w14:textId="6374F013" w:rsidR="00832751" w:rsidRPr="00343557" w:rsidRDefault="40061E8F" w:rsidP="00343557">
            <w:pPr>
              <w:pStyle w:val="BodyText2"/>
              <w:tabs>
                <w:tab w:val="left" w:pos="540"/>
              </w:tabs>
              <w:spacing w:after="0" w:line="360" w:lineRule="auto"/>
              <w:rPr>
                <w:rFonts w:cs="Arial"/>
              </w:rPr>
            </w:pPr>
            <w:r w:rsidRPr="483D7286">
              <w:rPr>
                <w:rFonts w:cs="Arial"/>
              </w:rPr>
              <w:t>Upload Proof of Payment</w:t>
            </w:r>
          </w:p>
        </w:tc>
      </w:tr>
      <w:tr w:rsidR="00832751" w:rsidRPr="00343557" w14:paraId="7BEFEAA7" w14:textId="77777777" w:rsidTr="51548323">
        <w:trPr>
          <w:cantSplit/>
          <w:trHeight w:val="113"/>
        </w:trPr>
        <w:tc>
          <w:tcPr>
            <w:tcW w:w="1464" w:type="dxa"/>
          </w:tcPr>
          <w:p w14:paraId="48A288EF" w14:textId="56954A74" w:rsidR="00832751" w:rsidRPr="00343557" w:rsidRDefault="40061E8F" w:rsidP="00343557">
            <w:pPr>
              <w:pStyle w:val="BodyText2"/>
              <w:tabs>
                <w:tab w:val="left" w:pos="540"/>
              </w:tabs>
              <w:spacing w:after="0" w:line="360" w:lineRule="auto"/>
              <w:rPr>
                <w:rFonts w:cs="Arial"/>
              </w:rPr>
            </w:pPr>
            <w:r w:rsidRPr="7EF04F69">
              <w:rPr>
                <w:rFonts w:cs="Arial"/>
              </w:rPr>
              <w:t>UC10_S</w:t>
            </w:r>
          </w:p>
        </w:tc>
        <w:tc>
          <w:tcPr>
            <w:tcW w:w="7705" w:type="dxa"/>
          </w:tcPr>
          <w:p w14:paraId="1E6C2446" w14:textId="02DE4A38" w:rsidR="00832751" w:rsidRPr="00343557" w:rsidRDefault="59F36382" w:rsidP="00343557">
            <w:pPr>
              <w:pStyle w:val="BodyText2"/>
              <w:tabs>
                <w:tab w:val="left" w:pos="540"/>
              </w:tabs>
              <w:spacing w:after="0" w:line="360" w:lineRule="auto"/>
              <w:rPr>
                <w:rFonts w:cs="Arial"/>
              </w:rPr>
            </w:pPr>
            <w:r w:rsidRPr="51548323">
              <w:rPr>
                <w:rFonts w:cs="Arial"/>
              </w:rPr>
              <w:t>Leave Review</w:t>
            </w:r>
          </w:p>
        </w:tc>
      </w:tr>
      <w:tr w:rsidR="7EF04F69" w14:paraId="77EEAE19" w14:textId="77777777" w:rsidTr="51548323">
        <w:trPr>
          <w:cantSplit/>
          <w:trHeight w:val="113"/>
        </w:trPr>
        <w:tc>
          <w:tcPr>
            <w:tcW w:w="1464" w:type="dxa"/>
          </w:tcPr>
          <w:p w14:paraId="278FF661" w14:textId="0EE84C91" w:rsidR="40061E8F" w:rsidRDefault="40061E8F" w:rsidP="7EF04F69">
            <w:pPr>
              <w:pStyle w:val="BodyText2"/>
              <w:spacing w:line="360" w:lineRule="auto"/>
              <w:rPr>
                <w:rFonts w:cs="Arial"/>
              </w:rPr>
            </w:pPr>
            <w:r w:rsidRPr="7EF04F69">
              <w:rPr>
                <w:rFonts w:cs="Arial"/>
              </w:rPr>
              <w:t>UC07_S</w:t>
            </w:r>
          </w:p>
        </w:tc>
        <w:tc>
          <w:tcPr>
            <w:tcW w:w="7705" w:type="dxa"/>
          </w:tcPr>
          <w:p w14:paraId="4A01ACCD" w14:textId="53180DE7" w:rsidR="40061E8F" w:rsidRDefault="40061E8F" w:rsidP="7EF04F69">
            <w:pPr>
              <w:pStyle w:val="BodyText2"/>
              <w:spacing w:line="360" w:lineRule="auto"/>
              <w:rPr>
                <w:rFonts w:cs="Arial"/>
              </w:rPr>
            </w:pPr>
            <w:r w:rsidRPr="7EF04F69">
              <w:rPr>
                <w:rFonts w:cs="Arial"/>
              </w:rPr>
              <w:t>View Booking Status</w:t>
            </w:r>
          </w:p>
        </w:tc>
      </w:tr>
      <w:tr w:rsidR="7EF04F69" w14:paraId="55211B37" w14:textId="77777777" w:rsidTr="51548323">
        <w:trPr>
          <w:cantSplit/>
          <w:trHeight w:val="113"/>
        </w:trPr>
        <w:tc>
          <w:tcPr>
            <w:tcW w:w="1464" w:type="dxa"/>
          </w:tcPr>
          <w:p w14:paraId="53849FC8" w14:textId="4D69463C" w:rsidR="40061E8F" w:rsidRDefault="40061E8F" w:rsidP="7EF04F69">
            <w:pPr>
              <w:pStyle w:val="BodyText2"/>
              <w:spacing w:line="360" w:lineRule="auto"/>
              <w:rPr>
                <w:rFonts w:cs="Arial"/>
              </w:rPr>
            </w:pPr>
            <w:r w:rsidRPr="21308ADF">
              <w:rPr>
                <w:rFonts w:cs="Arial"/>
              </w:rPr>
              <w:t>UC13_I</w:t>
            </w:r>
          </w:p>
        </w:tc>
        <w:tc>
          <w:tcPr>
            <w:tcW w:w="7705" w:type="dxa"/>
          </w:tcPr>
          <w:p w14:paraId="55C1380F" w14:textId="62C0256D" w:rsidR="7EF04F69" w:rsidRDefault="40061E8F" w:rsidP="7EF04F69">
            <w:pPr>
              <w:pStyle w:val="BodyText2"/>
              <w:spacing w:line="360" w:lineRule="auto"/>
              <w:rPr>
                <w:rFonts w:cs="Arial"/>
              </w:rPr>
            </w:pPr>
            <w:r w:rsidRPr="21308ADF">
              <w:rPr>
                <w:rFonts w:cs="Arial"/>
              </w:rPr>
              <w:t>View Booking Requests</w:t>
            </w:r>
          </w:p>
        </w:tc>
      </w:tr>
      <w:tr w:rsidR="7EF04F69" w14:paraId="1511041A" w14:textId="77777777" w:rsidTr="51548323">
        <w:trPr>
          <w:cantSplit/>
          <w:trHeight w:val="113"/>
        </w:trPr>
        <w:tc>
          <w:tcPr>
            <w:tcW w:w="1464" w:type="dxa"/>
          </w:tcPr>
          <w:p w14:paraId="64B10913" w14:textId="433CC2D7" w:rsidR="7EF04F69" w:rsidRDefault="40061E8F" w:rsidP="7EF04F69">
            <w:pPr>
              <w:pStyle w:val="BodyText2"/>
              <w:spacing w:line="360" w:lineRule="auto"/>
              <w:rPr>
                <w:rFonts w:cs="Arial"/>
              </w:rPr>
            </w:pPr>
            <w:r w:rsidRPr="21308ADF">
              <w:rPr>
                <w:rFonts w:cs="Arial"/>
              </w:rPr>
              <w:t>UC18_A</w:t>
            </w:r>
          </w:p>
        </w:tc>
        <w:tc>
          <w:tcPr>
            <w:tcW w:w="7705" w:type="dxa"/>
          </w:tcPr>
          <w:p w14:paraId="68B87F2B" w14:textId="443DD28E" w:rsidR="7EF04F69" w:rsidRDefault="40061E8F" w:rsidP="7EF04F69">
            <w:pPr>
              <w:pStyle w:val="BodyText2"/>
              <w:spacing w:line="360" w:lineRule="auto"/>
              <w:rPr>
                <w:rFonts w:cs="Arial"/>
              </w:rPr>
            </w:pPr>
            <w:r w:rsidRPr="21308ADF">
              <w:rPr>
                <w:rFonts w:cs="Arial"/>
              </w:rPr>
              <w:t>View Payments</w:t>
            </w:r>
          </w:p>
        </w:tc>
      </w:tr>
    </w:tbl>
    <w:p w14:paraId="2170CB2D" w14:textId="2FEC3757" w:rsidR="0008310D" w:rsidRDefault="0008310D"/>
    <w:p w14:paraId="1413C439" w14:textId="77777777" w:rsidR="003C62BA" w:rsidRDefault="003C62BA"/>
    <w:tbl>
      <w:tblPr>
        <w:tblW w:w="9169"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7705"/>
      </w:tblGrid>
      <w:tr w:rsidR="00832751" w:rsidRPr="00832751" w14:paraId="12ED3CEA" w14:textId="77777777" w:rsidTr="45D2EC54">
        <w:trPr>
          <w:trHeight w:val="340"/>
        </w:trPr>
        <w:tc>
          <w:tcPr>
            <w:tcW w:w="9169" w:type="dxa"/>
            <w:gridSpan w:val="2"/>
            <w:shd w:val="clear" w:color="auto" w:fill="84AC9D" w:themeFill="accent6"/>
          </w:tcPr>
          <w:p w14:paraId="38E70D12" w14:textId="7ACEB642" w:rsidR="00832751" w:rsidRPr="00832751" w:rsidRDefault="2C272411" w:rsidP="45D2EC54">
            <w:pPr>
              <w:pStyle w:val="BodyText2"/>
              <w:tabs>
                <w:tab w:val="left" w:pos="540"/>
              </w:tabs>
              <w:spacing w:before="60" w:after="60" w:line="360" w:lineRule="auto"/>
              <w:rPr>
                <w:rFonts w:cs="Arial"/>
                <w:b/>
                <w:bCs/>
                <w:color w:val="FFFFFF" w:themeColor="background1"/>
                <w:sz w:val="22"/>
                <w:szCs w:val="22"/>
              </w:rPr>
            </w:pPr>
            <w:r w:rsidRPr="45D2EC54">
              <w:rPr>
                <w:rFonts w:cs="Arial"/>
                <w:b/>
                <w:bCs/>
                <w:color w:val="FFFFFF" w:themeColor="background1"/>
                <w:sz w:val="22"/>
                <w:szCs w:val="22"/>
              </w:rPr>
              <w:t xml:space="preserve">Allocated to Crew Member: </w:t>
            </w:r>
            <w:r w:rsidR="00EB4E02" w:rsidRPr="62244A9A">
              <w:rPr>
                <w:rFonts w:cs="Arial"/>
                <w:b/>
                <w:bCs/>
                <w:color w:val="FFFFFF" w:themeColor="background1"/>
                <w:sz w:val="22"/>
                <w:szCs w:val="22"/>
              </w:rPr>
              <w:t xml:space="preserve">Awonke Gana </w:t>
            </w:r>
            <w:r w:rsidRPr="45D2EC54">
              <w:rPr>
                <w:rFonts w:cs="Arial"/>
                <w:b/>
                <w:bCs/>
                <w:color w:val="FFFFFF" w:themeColor="background1"/>
                <w:sz w:val="22"/>
                <w:szCs w:val="22"/>
              </w:rPr>
              <w:t>&gt;</w:t>
            </w:r>
          </w:p>
        </w:tc>
      </w:tr>
      <w:tr w:rsidR="00832751" w:rsidRPr="00343557" w14:paraId="082FC90A" w14:textId="77777777" w:rsidTr="45D2EC54">
        <w:trPr>
          <w:trHeight w:val="340"/>
        </w:trPr>
        <w:tc>
          <w:tcPr>
            <w:tcW w:w="1464" w:type="dxa"/>
            <w:shd w:val="clear" w:color="auto" w:fill="84AC9D" w:themeFill="accent6"/>
          </w:tcPr>
          <w:p w14:paraId="3E0A0892" w14:textId="77777777" w:rsidR="00832751" w:rsidRPr="00343557" w:rsidRDefault="00832751" w:rsidP="00343557">
            <w:pPr>
              <w:pStyle w:val="BodyText2"/>
              <w:tabs>
                <w:tab w:val="left" w:pos="540"/>
              </w:tabs>
              <w:spacing w:before="60" w:after="60" w:line="360" w:lineRule="auto"/>
              <w:jc w:val="center"/>
              <w:rPr>
                <w:rFonts w:cs="Arial"/>
                <w:b/>
                <w:color w:val="FFFFFF" w:themeColor="background1"/>
                <w:szCs w:val="18"/>
              </w:rPr>
            </w:pPr>
            <w:r w:rsidRPr="00343557">
              <w:rPr>
                <w:rFonts w:cs="Arial"/>
                <w:b/>
                <w:color w:val="FFFFFF" w:themeColor="background1"/>
                <w:szCs w:val="18"/>
              </w:rPr>
              <w:t>Use Case Id</w:t>
            </w:r>
          </w:p>
        </w:tc>
        <w:tc>
          <w:tcPr>
            <w:tcW w:w="7705" w:type="dxa"/>
            <w:shd w:val="clear" w:color="auto" w:fill="84AC9D" w:themeFill="accent6"/>
          </w:tcPr>
          <w:p w14:paraId="21F7A547" w14:textId="77777777" w:rsidR="00832751" w:rsidRPr="00343557" w:rsidRDefault="00832751" w:rsidP="00343557">
            <w:pPr>
              <w:pStyle w:val="BodyText2"/>
              <w:tabs>
                <w:tab w:val="left" w:pos="540"/>
              </w:tabs>
              <w:spacing w:before="60" w:after="60" w:line="360" w:lineRule="auto"/>
              <w:jc w:val="center"/>
              <w:rPr>
                <w:rFonts w:cs="Arial"/>
                <w:b/>
                <w:color w:val="FFFFFF" w:themeColor="background1"/>
                <w:szCs w:val="18"/>
              </w:rPr>
            </w:pPr>
            <w:r w:rsidRPr="00343557">
              <w:rPr>
                <w:rFonts w:cs="Arial"/>
                <w:b/>
                <w:color w:val="FFFFFF" w:themeColor="background1"/>
                <w:szCs w:val="18"/>
              </w:rPr>
              <w:t>Use Case Name</w:t>
            </w:r>
          </w:p>
        </w:tc>
      </w:tr>
      <w:tr w:rsidR="00832751" w:rsidRPr="00343557" w14:paraId="7ED5C528" w14:textId="77777777" w:rsidTr="45D2EC54">
        <w:trPr>
          <w:cantSplit/>
          <w:trHeight w:val="113"/>
        </w:trPr>
        <w:tc>
          <w:tcPr>
            <w:tcW w:w="1464" w:type="dxa"/>
          </w:tcPr>
          <w:p w14:paraId="2C40387C" w14:textId="08E2B5B6" w:rsidR="00832751" w:rsidRPr="00343557" w:rsidRDefault="19A1EBAD" w:rsidP="00343557">
            <w:pPr>
              <w:pStyle w:val="BodyText2"/>
              <w:tabs>
                <w:tab w:val="left" w:pos="540"/>
              </w:tabs>
              <w:spacing w:after="0" w:line="360" w:lineRule="auto"/>
              <w:rPr>
                <w:rFonts w:cs="Arial"/>
              </w:rPr>
            </w:pPr>
            <w:r w:rsidRPr="727FB191">
              <w:rPr>
                <w:rFonts w:cs="Arial"/>
              </w:rPr>
              <w:t>UC11</w:t>
            </w:r>
            <w:r w:rsidR="36A939B4" w:rsidRPr="727FB191">
              <w:rPr>
                <w:rFonts w:cs="Arial"/>
              </w:rPr>
              <w:t>_SI</w:t>
            </w:r>
          </w:p>
        </w:tc>
        <w:tc>
          <w:tcPr>
            <w:tcW w:w="7705" w:type="dxa"/>
          </w:tcPr>
          <w:p w14:paraId="36C3BB33" w14:textId="31BCB3C4" w:rsidR="00832751" w:rsidRPr="00343557" w:rsidRDefault="6C5525F6" w:rsidP="00343557">
            <w:pPr>
              <w:pStyle w:val="BodyText2"/>
              <w:tabs>
                <w:tab w:val="left" w:pos="540"/>
              </w:tabs>
              <w:spacing w:after="0" w:line="360" w:lineRule="auto"/>
              <w:rPr>
                <w:rFonts w:cs="Arial"/>
              </w:rPr>
            </w:pPr>
            <w:r w:rsidRPr="727FB191">
              <w:rPr>
                <w:rFonts w:cs="Arial"/>
              </w:rPr>
              <w:t>Manage Bookings</w:t>
            </w:r>
          </w:p>
        </w:tc>
      </w:tr>
      <w:tr w:rsidR="00832751" w:rsidRPr="00343557" w14:paraId="4DD3CC51" w14:textId="77777777" w:rsidTr="45D2EC54">
        <w:trPr>
          <w:cantSplit/>
          <w:trHeight w:val="113"/>
        </w:trPr>
        <w:tc>
          <w:tcPr>
            <w:tcW w:w="1464" w:type="dxa"/>
          </w:tcPr>
          <w:p w14:paraId="69F99666" w14:textId="70873A9F" w:rsidR="00832751" w:rsidRPr="00343557" w:rsidRDefault="19A1EBAD" w:rsidP="00343557">
            <w:pPr>
              <w:pStyle w:val="BodyText2"/>
              <w:tabs>
                <w:tab w:val="left" w:pos="540"/>
              </w:tabs>
              <w:spacing w:after="0" w:line="360" w:lineRule="auto"/>
              <w:rPr>
                <w:rFonts w:cs="Arial"/>
              </w:rPr>
            </w:pPr>
            <w:r w:rsidRPr="727FB191">
              <w:rPr>
                <w:rFonts w:cs="Arial"/>
              </w:rPr>
              <w:t>UC14</w:t>
            </w:r>
            <w:r w:rsidR="225D7F6E" w:rsidRPr="727FB191">
              <w:rPr>
                <w:rFonts w:cs="Arial"/>
              </w:rPr>
              <w:t>_I</w:t>
            </w:r>
          </w:p>
        </w:tc>
        <w:tc>
          <w:tcPr>
            <w:tcW w:w="7705" w:type="dxa"/>
          </w:tcPr>
          <w:p w14:paraId="270BC576" w14:textId="0CBAE672" w:rsidR="00832751" w:rsidRPr="00343557" w:rsidRDefault="4486DB3E" w:rsidP="00343557">
            <w:pPr>
              <w:pStyle w:val="BodyText2"/>
              <w:tabs>
                <w:tab w:val="left" w:pos="540"/>
              </w:tabs>
              <w:spacing w:after="0" w:line="360" w:lineRule="auto"/>
              <w:rPr>
                <w:rFonts w:cs="Arial"/>
              </w:rPr>
            </w:pPr>
            <w:r w:rsidRPr="727FB191">
              <w:rPr>
                <w:rFonts w:cs="Arial"/>
              </w:rPr>
              <w:t>Respond to Booking Requests</w:t>
            </w:r>
          </w:p>
        </w:tc>
      </w:tr>
      <w:tr w:rsidR="00832751" w:rsidRPr="00343557" w14:paraId="213719FC" w14:textId="77777777" w:rsidTr="45D2EC54">
        <w:trPr>
          <w:cantSplit/>
          <w:trHeight w:val="113"/>
        </w:trPr>
        <w:tc>
          <w:tcPr>
            <w:tcW w:w="1464" w:type="dxa"/>
          </w:tcPr>
          <w:p w14:paraId="51522B06" w14:textId="0D77B54A" w:rsidR="00832751" w:rsidRPr="00343557" w:rsidRDefault="19A1EBAD" w:rsidP="00343557">
            <w:pPr>
              <w:pStyle w:val="BodyText2"/>
              <w:tabs>
                <w:tab w:val="left" w:pos="540"/>
              </w:tabs>
              <w:spacing w:after="0" w:line="360" w:lineRule="auto"/>
              <w:rPr>
                <w:rFonts w:cs="Arial"/>
              </w:rPr>
            </w:pPr>
            <w:r w:rsidRPr="727FB191">
              <w:rPr>
                <w:rFonts w:cs="Arial"/>
              </w:rPr>
              <w:t>UC</w:t>
            </w:r>
            <w:r w:rsidR="002B5B54">
              <w:rPr>
                <w:rFonts w:cs="Arial"/>
              </w:rPr>
              <w:t>2</w:t>
            </w:r>
            <w:r w:rsidRPr="727FB191">
              <w:rPr>
                <w:rFonts w:cs="Arial"/>
              </w:rPr>
              <w:t>0</w:t>
            </w:r>
            <w:r w:rsidR="78A95817" w:rsidRPr="727FB191">
              <w:rPr>
                <w:rFonts w:cs="Arial"/>
              </w:rPr>
              <w:t>_I</w:t>
            </w:r>
          </w:p>
        </w:tc>
        <w:tc>
          <w:tcPr>
            <w:tcW w:w="7705" w:type="dxa"/>
          </w:tcPr>
          <w:p w14:paraId="584958B9" w14:textId="455B7C97" w:rsidR="00832751" w:rsidRPr="00343557" w:rsidRDefault="32768B5D" w:rsidP="00343557">
            <w:pPr>
              <w:pStyle w:val="BodyText2"/>
              <w:tabs>
                <w:tab w:val="left" w:pos="540"/>
              </w:tabs>
              <w:spacing w:after="0" w:line="360" w:lineRule="auto"/>
              <w:rPr>
                <w:rFonts w:cs="Arial"/>
              </w:rPr>
            </w:pPr>
            <w:r w:rsidRPr="727FB191">
              <w:rPr>
                <w:rFonts w:cs="Arial"/>
              </w:rPr>
              <w:t>Provide Lesson Feedback</w:t>
            </w:r>
          </w:p>
        </w:tc>
      </w:tr>
      <w:tr w:rsidR="00832751" w:rsidRPr="00343557" w14:paraId="5EFB52C2" w14:textId="77777777" w:rsidTr="45D2EC54">
        <w:trPr>
          <w:cantSplit/>
          <w:trHeight w:val="113"/>
        </w:trPr>
        <w:tc>
          <w:tcPr>
            <w:tcW w:w="1464" w:type="dxa"/>
          </w:tcPr>
          <w:p w14:paraId="59ECADAA" w14:textId="1E7EC094" w:rsidR="00832751" w:rsidRPr="00343557" w:rsidRDefault="19A1EBAD" w:rsidP="00343557">
            <w:pPr>
              <w:pStyle w:val="BodyText2"/>
              <w:tabs>
                <w:tab w:val="left" w:pos="540"/>
              </w:tabs>
              <w:spacing w:after="0" w:line="360" w:lineRule="auto"/>
              <w:rPr>
                <w:rFonts w:cs="Arial"/>
              </w:rPr>
            </w:pPr>
            <w:r w:rsidRPr="727FB191">
              <w:rPr>
                <w:rFonts w:cs="Arial"/>
              </w:rPr>
              <w:t>UC</w:t>
            </w:r>
            <w:r w:rsidR="75843B66" w:rsidRPr="727FB191">
              <w:rPr>
                <w:rFonts w:cs="Arial"/>
              </w:rPr>
              <w:t>11_I</w:t>
            </w:r>
          </w:p>
        </w:tc>
        <w:tc>
          <w:tcPr>
            <w:tcW w:w="7705" w:type="dxa"/>
          </w:tcPr>
          <w:p w14:paraId="67CF39C8" w14:textId="45D1C220" w:rsidR="00832751" w:rsidRPr="00343557" w:rsidRDefault="05B1898A" w:rsidP="00343557">
            <w:pPr>
              <w:pStyle w:val="BodyText2"/>
              <w:tabs>
                <w:tab w:val="left" w:pos="540"/>
              </w:tabs>
              <w:spacing w:after="0" w:line="360" w:lineRule="auto"/>
              <w:rPr>
                <w:rFonts w:cs="Arial"/>
              </w:rPr>
            </w:pPr>
            <w:r w:rsidRPr="727FB191">
              <w:rPr>
                <w:rFonts w:cs="Arial"/>
              </w:rPr>
              <w:t>Manage Availability</w:t>
            </w:r>
          </w:p>
        </w:tc>
      </w:tr>
      <w:tr w:rsidR="727FB191" w14:paraId="05D84145" w14:textId="77777777" w:rsidTr="727FB191">
        <w:trPr>
          <w:cantSplit/>
          <w:trHeight w:val="540"/>
        </w:trPr>
        <w:tc>
          <w:tcPr>
            <w:tcW w:w="1464" w:type="dxa"/>
          </w:tcPr>
          <w:p w14:paraId="3CE5C960" w14:textId="17113916" w:rsidR="75843B66" w:rsidRDefault="75843B66" w:rsidP="727FB191">
            <w:pPr>
              <w:pStyle w:val="BodyText2"/>
              <w:spacing w:line="360" w:lineRule="auto"/>
              <w:rPr>
                <w:rFonts w:cs="Arial"/>
              </w:rPr>
            </w:pPr>
            <w:r w:rsidRPr="727FB191">
              <w:rPr>
                <w:rFonts w:cs="Arial"/>
              </w:rPr>
              <w:t>UC12_I</w:t>
            </w:r>
          </w:p>
        </w:tc>
        <w:tc>
          <w:tcPr>
            <w:tcW w:w="7705" w:type="dxa"/>
          </w:tcPr>
          <w:p w14:paraId="0C06F896" w14:textId="27F8F023" w:rsidR="6137AF6B" w:rsidRDefault="6137AF6B" w:rsidP="727FB191">
            <w:pPr>
              <w:pStyle w:val="BodyText2"/>
              <w:spacing w:line="360" w:lineRule="auto"/>
              <w:rPr>
                <w:rFonts w:cs="Arial"/>
              </w:rPr>
            </w:pPr>
            <w:r w:rsidRPr="727FB191">
              <w:rPr>
                <w:rFonts w:cs="Arial"/>
              </w:rPr>
              <w:t>Manage Lesson Offering</w:t>
            </w:r>
          </w:p>
        </w:tc>
      </w:tr>
      <w:tr w:rsidR="727FB191" w14:paraId="56B7FE72" w14:textId="77777777" w:rsidTr="727FB191">
        <w:trPr>
          <w:cantSplit/>
          <w:trHeight w:val="113"/>
        </w:trPr>
        <w:tc>
          <w:tcPr>
            <w:tcW w:w="1464" w:type="dxa"/>
          </w:tcPr>
          <w:p w14:paraId="6FB06C60" w14:textId="576E629D" w:rsidR="75843B66" w:rsidRDefault="75843B66" w:rsidP="727FB191">
            <w:pPr>
              <w:pStyle w:val="BodyText2"/>
              <w:spacing w:line="360" w:lineRule="auto"/>
              <w:rPr>
                <w:rFonts w:cs="Arial"/>
              </w:rPr>
            </w:pPr>
            <w:r w:rsidRPr="727FB191">
              <w:rPr>
                <w:rFonts w:cs="Arial"/>
              </w:rPr>
              <w:t>UC</w:t>
            </w:r>
            <w:r w:rsidR="29BA6BEA" w:rsidRPr="727FB191">
              <w:rPr>
                <w:rFonts w:cs="Arial"/>
              </w:rPr>
              <w:t>09</w:t>
            </w:r>
            <w:r w:rsidRPr="727FB191">
              <w:rPr>
                <w:rFonts w:cs="Arial"/>
              </w:rPr>
              <w:t>_</w:t>
            </w:r>
            <w:r w:rsidR="4428E3DE" w:rsidRPr="727FB191">
              <w:rPr>
                <w:rFonts w:cs="Arial"/>
              </w:rPr>
              <w:t>I</w:t>
            </w:r>
          </w:p>
        </w:tc>
        <w:tc>
          <w:tcPr>
            <w:tcW w:w="7705" w:type="dxa"/>
          </w:tcPr>
          <w:p w14:paraId="7BDF8F8E" w14:textId="4ED8928D" w:rsidR="4428E3DE" w:rsidRDefault="4428E3DE" w:rsidP="727FB191">
            <w:pPr>
              <w:pStyle w:val="BodyText2"/>
              <w:spacing w:line="360" w:lineRule="auto"/>
              <w:rPr>
                <w:rFonts w:cs="Arial"/>
              </w:rPr>
            </w:pPr>
            <w:r w:rsidRPr="727FB191">
              <w:rPr>
                <w:rFonts w:cs="Arial"/>
              </w:rPr>
              <w:t>View Completed Lessons</w:t>
            </w:r>
          </w:p>
        </w:tc>
      </w:tr>
      <w:tr w:rsidR="727FB191" w14:paraId="2BC4A963" w14:textId="77777777" w:rsidTr="727FB191">
        <w:trPr>
          <w:cantSplit/>
          <w:trHeight w:val="113"/>
        </w:trPr>
        <w:tc>
          <w:tcPr>
            <w:tcW w:w="1464" w:type="dxa"/>
          </w:tcPr>
          <w:p w14:paraId="52C9F8A3" w14:textId="68B74BCB" w:rsidR="75843B66" w:rsidRDefault="75843B66" w:rsidP="727FB191">
            <w:pPr>
              <w:pStyle w:val="BodyText2"/>
              <w:spacing w:line="360" w:lineRule="auto"/>
              <w:rPr>
                <w:rFonts w:cs="Arial"/>
              </w:rPr>
            </w:pPr>
            <w:r w:rsidRPr="727FB191">
              <w:rPr>
                <w:rFonts w:cs="Arial"/>
              </w:rPr>
              <w:t>UC19_A</w:t>
            </w:r>
          </w:p>
        </w:tc>
        <w:tc>
          <w:tcPr>
            <w:tcW w:w="7705" w:type="dxa"/>
          </w:tcPr>
          <w:p w14:paraId="72D935E3" w14:textId="56799CF1" w:rsidR="3487D06C" w:rsidRDefault="3487D06C" w:rsidP="727FB191">
            <w:pPr>
              <w:pStyle w:val="BodyText2"/>
              <w:spacing w:line="360" w:lineRule="auto"/>
              <w:rPr>
                <w:rFonts w:cs="Arial"/>
              </w:rPr>
            </w:pPr>
            <w:r w:rsidRPr="727FB191">
              <w:rPr>
                <w:rFonts w:cs="Arial"/>
              </w:rPr>
              <w:t>Monitor Bookings</w:t>
            </w:r>
          </w:p>
        </w:tc>
      </w:tr>
    </w:tbl>
    <w:p w14:paraId="7A3F5584" w14:textId="70C51B96" w:rsidR="0008310D" w:rsidRDefault="0008310D" w:rsidP="00172B61"/>
    <w:p w14:paraId="6F58FA34" w14:textId="77777777" w:rsidR="00016814" w:rsidRDefault="00016814" w:rsidP="00172B61"/>
    <w:p w14:paraId="07711FBA" w14:textId="77777777" w:rsidR="0008310D" w:rsidRDefault="0008310D" w:rsidP="00172B61"/>
    <w:p w14:paraId="00A8806A" w14:textId="5BB84928" w:rsidR="00172B61" w:rsidRDefault="00172B61" w:rsidP="00172B61"/>
    <w:p w14:paraId="47DB6430" w14:textId="4C4D4B12" w:rsidR="0008310D" w:rsidRDefault="0008310D" w:rsidP="00172B61"/>
    <w:p w14:paraId="4C45C16A" w14:textId="77777777" w:rsidR="0008310D" w:rsidRDefault="0008310D" w:rsidP="00172B61"/>
    <w:p w14:paraId="404470BD" w14:textId="1E5F791C" w:rsidR="008646F6" w:rsidRDefault="00A733E3" w:rsidP="008646F6">
      <w:pPr>
        <w:pStyle w:val="Heading2"/>
      </w:pPr>
      <w:bookmarkStart w:id="346" w:name="_Toc228791217"/>
      <w:bookmarkStart w:id="347" w:name="_Toc711577104"/>
      <w:r>
        <w:t>Use</w:t>
      </w:r>
      <w:r w:rsidR="0001007E">
        <w:t xml:space="preserve"> </w:t>
      </w:r>
      <w:r w:rsidR="00172B61">
        <w:t xml:space="preserve">Case </w:t>
      </w:r>
      <w:r w:rsidR="00F962FC">
        <w:t>Narratives</w:t>
      </w:r>
      <w:r w:rsidR="00B718EF">
        <w:t xml:space="preserve"> &amp; </w:t>
      </w:r>
      <w:bookmarkEnd w:id="346"/>
      <w:commentRangeStart w:id="348"/>
      <w:r w:rsidR="00B718EF">
        <w:t>UI Design</w:t>
      </w:r>
      <w:r w:rsidR="00CC04DA">
        <w:t>s</w:t>
      </w:r>
      <w:bookmarkEnd w:id="347"/>
      <w:commentRangeEnd w:id="348"/>
      <w:r w:rsidR="00837EBC">
        <w:rPr>
          <w:rStyle w:val="CommentReference"/>
          <w:sz w:val="24"/>
          <w:szCs w:val="20"/>
        </w:rPr>
        <w:commentReference w:id="348"/>
      </w:r>
    </w:p>
    <w:p w14:paraId="18C98A16" w14:textId="758B5459" w:rsidR="00CC04DA" w:rsidRDefault="00CC04DA" w:rsidP="00CC04DA">
      <w:pPr>
        <w:pStyle w:val="Heading3"/>
      </w:pPr>
      <w:bookmarkStart w:id="349" w:name="_Toc228791218"/>
      <w:bookmarkStart w:id="350" w:name="_Toc132630182"/>
      <w:r>
        <w:t>Team Designs</w:t>
      </w:r>
      <w:bookmarkEnd w:id="349"/>
    </w:p>
    <w:p w14:paraId="2294EB98" w14:textId="5AC9E107" w:rsidR="00CC04DA" w:rsidRDefault="00CC04DA" w:rsidP="00CC04DA">
      <w:pPr>
        <w:pStyle w:val="Heading4"/>
      </w:pPr>
      <w:bookmarkStart w:id="351" w:name="_Toc228791219"/>
      <w:r>
        <w:t>Team User Interface Guidelines</w:t>
      </w:r>
      <w:bookmarkEnd w:id="351"/>
    </w:p>
    <w:p w14:paraId="59D011B0" w14:textId="77777777" w:rsidR="00830BDB" w:rsidRPr="00830BDB" w:rsidRDefault="00830BDB" w:rsidP="00830BDB"/>
    <w:p w14:paraId="6FD316C3" w14:textId="5DAB8CF1" w:rsidR="00CC04DA" w:rsidRDefault="00CC04DA" w:rsidP="00CC04DA">
      <w:pPr>
        <w:pStyle w:val="Heading4"/>
      </w:pPr>
      <w:bookmarkStart w:id="352" w:name="_Toc132630179"/>
      <w:bookmarkStart w:id="353" w:name="_Toc228791220"/>
      <w:r>
        <w:t>Login / Logout</w:t>
      </w:r>
      <w:bookmarkEnd w:id="352"/>
      <w:r w:rsidR="004576B6">
        <w:t xml:space="preserve"> Feature</w:t>
      </w:r>
      <w:bookmarkEnd w:id="353"/>
    </w:p>
    <w:p w14:paraId="23333798" w14:textId="77777777" w:rsidR="004576B6" w:rsidRPr="004576B6" w:rsidRDefault="004576B6" w:rsidP="004576B6"/>
    <w:tbl>
      <w:tblPr>
        <w:tblStyle w:val="TableGrid"/>
        <w:tblW w:w="9634" w:type="dxa"/>
        <w:tblLook w:val="04A0" w:firstRow="1" w:lastRow="0" w:firstColumn="1" w:lastColumn="0" w:noHBand="0" w:noVBand="1"/>
      </w:tblPr>
      <w:tblGrid>
        <w:gridCol w:w="9634"/>
      </w:tblGrid>
      <w:tr w:rsidR="004576B6" w:rsidRPr="000E5F25" w14:paraId="62DB5D09" w14:textId="77777777" w:rsidTr="45D2EC54">
        <w:trPr>
          <w:trHeight w:val="340"/>
        </w:trPr>
        <w:tc>
          <w:tcPr>
            <w:tcW w:w="9634" w:type="dxa"/>
            <w:shd w:val="clear" w:color="auto" w:fill="84AC9D" w:themeFill="accent6"/>
            <w:vAlign w:val="center"/>
          </w:tcPr>
          <w:p w14:paraId="58E84CE9" w14:textId="77777777" w:rsidR="004576B6" w:rsidRPr="000E5F25" w:rsidRDefault="004576B6" w:rsidP="00F17590">
            <w:pPr>
              <w:rPr>
                <w:b/>
                <w:color w:val="FFFFFF" w:themeColor="background1"/>
              </w:rPr>
            </w:pPr>
            <w:r w:rsidRPr="000E5F25">
              <w:rPr>
                <w:b/>
                <w:color w:val="FFFFFF" w:themeColor="background1"/>
              </w:rPr>
              <w:t>Initial UI design</w:t>
            </w:r>
          </w:p>
        </w:tc>
      </w:tr>
      <w:tr w:rsidR="004576B6" w14:paraId="022BD344" w14:textId="77777777" w:rsidTr="45D2EC54">
        <w:trPr>
          <w:trHeight w:val="340"/>
        </w:trPr>
        <w:tc>
          <w:tcPr>
            <w:tcW w:w="9634" w:type="dxa"/>
            <w:vAlign w:val="center"/>
          </w:tcPr>
          <w:p w14:paraId="5A1245B5" w14:textId="4A13C852" w:rsidR="004576B6" w:rsidRDefault="4A36243B" w:rsidP="62244A9A">
            <w:pPr>
              <w:spacing w:line="259" w:lineRule="auto"/>
            </w:pPr>
            <w:r>
              <w:rPr>
                <w:noProof/>
              </w:rPr>
              <w:drawing>
                <wp:inline distT="0" distB="0" distL="0" distR="0" wp14:anchorId="174CFDC5" wp14:editId="7336BF93">
                  <wp:extent cx="5924550" cy="5972175"/>
                  <wp:effectExtent l="0" t="0" r="0" b="0"/>
                  <wp:docPr id="446834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4874" name="Picture 446834874"/>
                          <pic:cNvPicPr/>
                        </pic:nvPicPr>
                        <pic:blipFill>
                          <a:blip r:embed="rId21">
                            <a:extLst>
                              <a:ext uri="{28A0092B-C50C-407E-A947-70E740481C1C}">
                                <a14:useLocalDpi xmlns:a14="http://schemas.microsoft.com/office/drawing/2010/main"/>
                              </a:ext>
                            </a:extLst>
                          </a:blip>
                          <a:stretch>
                            <a:fillRect/>
                          </a:stretch>
                        </pic:blipFill>
                        <pic:spPr>
                          <a:xfrm>
                            <a:off x="0" y="0"/>
                            <a:ext cx="5924550" cy="5972175"/>
                          </a:xfrm>
                          <a:prstGeom prst="rect">
                            <a:avLst/>
                          </a:prstGeom>
                        </pic:spPr>
                      </pic:pic>
                    </a:graphicData>
                  </a:graphic>
                </wp:inline>
              </w:drawing>
            </w:r>
          </w:p>
          <w:p w14:paraId="1F68BBE6" w14:textId="683C1871" w:rsidR="004576B6" w:rsidRDefault="004576B6" w:rsidP="62244A9A">
            <w:pPr>
              <w:spacing w:line="259" w:lineRule="auto"/>
            </w:pPr>
          </w:p>
          <w:p w14:paraId="148D0CAC" w14:textId="467A1FF4" w:rsidR="004576B6" w:rsidRDefault="4A36243B" w:rsidP="62244A9A">
            <w:pPr>
              <w:spacing w:line="259" w:lineRule="auto"/>
            </w:pPr>
            <w:r>
              <w:rPr>
                <w:noProof/>
              </w:rPr>
              <w:drawing>
                <wp:inline distT="0" distB="0" distL="0" distR="0" wp14:anchorId="4B988D7C" wp14:editId="2FAE53DD">
                  <wp:extent cx="5743575" cy="5972175"/>
                  <wp:effectExtent l="0" t="0" r="0" b="0"/>
                  <wp:docPr id="587646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6658" name="Picture 587646658"/>
                          <pic:cNvPicPr/>
                        </pic:nvPicPr>
                        <pic:blipFill>
                          <a:blip r:embed="rId22">
                            <a:extLst>
                              <a:ext uri="{28A0092B-C50C-407E-A947-70E740481C1C}">
                                <a14:useLocalDpi xmlns:a14="http://schemas.microsoft.com/office/drawing/2010/main"/>
                              </a:ext>
                            </a:extLst>
                          </a:blip>
                          <a:stretch>
                            <a:fillRect/>
                          </a:stretch>
                        </pic:blipFill>
                        <pic:spPr>
                          <a:xfrm>
                            <a:off x="0" y="0"/>
                            <a:ext cx="5743575" cy="5972175"/>
                          </a:xfrm>
                          <a:prstGeom prst="rect">
                            <a:avLst/>
                          </a:prstGeom>
                        </pic:spPr>
                      </pic:pic>
                    </a:graphicData>
                  </a:graphic>
                </wp:inline>
              </w:drawing>
            </w:r>
          </w:p>
        </w:tc>
      </w:tr>
      <w:tr w:rsidR="004576B6" w:rsidRPr="000E5F25" w14:paraId="55D944F6" w14:textId="77777777" w:rsidTr="45D2EC54">
        <w:trPr>
          <w:trHeight w:val="340"/>
        </w:trPr>
        <w:tc>
          <w:tcPr>
            <w:tcW w:w="9634" w:type="dxa"/>
            <w:shd w:val="clear" w:color="auto" w:fill="84AC9D" w:themeFill="accent6"/>
            <w:vAlign w:val="center"/>
          </w:tcPr>
          <w:p w14:paraId="665494B1" w14:textId="77777777" w:rsidR="004576B6" w:rsidRPr="000E5F25" w:rsidRDefault="004576B6" w:rsidP="00F17590">
            <w:pPr>
              <w:rPr>
                <w:b/>
                <w:color w:val="FFFFFF" w:themeColor="background1"/>
              </w:rPr>
            </w:pPr>
            <w:r w:rsidRPr="000E5F25">
              <w:rPr>
                <w:b/>
                <w:color w:val="FFFFFF" w:themeColor="background1"/>
              </w:rPr>
              <w:t>Final UI</w:t>
            </w:r>
          </w:p>
        </w:tc>
      </w:tr>
      <w:tr w:rsidR="004576B6" w14:paraId="67C8258B" w14:textId="77777777" w:rsidTr="45D2EC54">
        <w:trPr>
          <w:trHeight w:val="340"/>
        </w:trPr>
        <w:tc>
          <w:tcPr>
            <w:tcW w:w="9634" w:type="dxa"/>
            <w:vAlign w:val="center"/>
          </w:tcPr>
          <w:p w14:paraId="0B37691D" w14:textId="77777777" w:rsidR="004576B6" w:rsidRDefault="004576B6" w:rsidP="00F17590"/>
        </w:tc>
      </w:tr>
    </w:tbl>
    <w:p w14:paraId="1BCD6654" w14:textId="77777777" w:rsidR="00830BDB" w:rsidRPr="00830BDB" w:rsidRDefault="00830BDB" w:rsidP="00830BDB"/>
    <w:p w14:paraId="4CBB6865" w14:textId="59A096D1" w:rsidR="00CC04DA" w:rsidRDefault="00CC04DA" w:rsidP="00CC04DA">
      <w:pPr>
        <w:pStyle w:val="Heading4"/>
      </w:pPr>
      <w:bookmarkStart w:id="354" w:name="_Toc132630180"/>
      <w:bookmarkStart w:id="355" w:name="_Toc228791221"/>
      <w:bookmarkStart w:id="356" w:name="_Toc733944884"/>
      <w:r>
        <w:t>Dashboard / Landing Page / Main Page</w:t>
      </w:r>
      <w:bookmarkEnd w:id="354"/>
      <w:bookmarkEnd w:id="355"/>
      <w:bookmarkEnd w:id="356"/>
    </w:p>
    <w:p w14:paraId="48A2E7BC" w14:textId="77777777" w:rsidR="00830BDB" w:rsidRDefault="00830BDB" w:rsidP="00830BDB"/>
    <w:tbl>
      <w:tblPr>
        <w:tblStyle w:val="TableGrid"/>
        <w:tblW w:w="9634" w:type="dxa"/>
        <w:tblLook w:val="04A0" w:firstRow="1" w:lastRow="0" w:firstColumn="1" w:lastColumn="0" w:noHBand="0" w:noVBand="1"/>
      </w:tblPr>
      <w:tblGrid>
        <w:gridCol w:w="9634"/>
      </w:tblGrid>
      <w:tr w:rsidR="004576B6" w:rsidRPr="000E5F25" w14:paraId="7B07577F" w14:textId="77777777" w:rsidTr="4EA9A25A">
        <w:trPr>
          <w:trHeight w:val="340"/>
        </w:trPr>
        <w:tc>
          <w:tcPr>
            <w:tcW w:w="9634" w:type="dxa"/>
            <w:shd w:val="clear" w:color="auto" w:fill="84AC9D" w:themeFill="accent6"/>
            <w:vAlign w:val="center"/>
          </w:tcPr>
          <w:p w14:paraId="16775512" w14:textId="77777777" w:rsidR="004576B6" w:rsidRPr="000E5F25" w:rsidRDefault="004576B6" w:rsidP="00F17590">
            <w:pPr>
              <w:rPr>
                <w:b/>
                <w:color w:val="FFFFFF" w:themeColor="background1"/>
              </w:rPr>
            </w:pPr>
            <w:r w:rsidRPr="000E5F25">
              <w:rPr>
                <w:b/>
                <w:color w:val="FFFFFF" w:themeColor="background1"/>
              </w:rPr>
              <w:t>Initial UI design</w:t>
            </w:r>
          </w:p>
        </w:tc>
      </w:tr>
      <w:tr w:rsidR="004576B6" w14:paraId="2278431D" w14:textId="77777777" w:rsidTr="4EA9A25A">
        <w:trPr>
          <w:trHeight w:val="340"/>
        </w:trPr>
        <w:tc>
          <w:tcPr>
            <w:tcW w:w="9634" w:type="dxa"/>
            <w:vAlign w:val="center"/>
          </w:tcPr>
          <w:p w14:paraId="40B0E361" w14:textId="1E3E0EFB" w:rsidR="004576B6" w:rsidRDefault="004576B6" w:rsidP="62244A9A"/>
          <w:p w14:paraId="764C649B" w14:textId="1DFA9278" w:rsidR="49057405" w:rsidRDefault="36D6EDF3" w:rsidP="4DF3CB00">
            <w:r>
              <w:rPr>
                <w:noProof/>
              </w:rPr>
              <w:drawing>
                <wp:inline distT="0" distB="0" distL="0" distR="0" wp14:anchorId="1D668C13" wp14:editId="7CE4B5F6">
                  <wp:extent cx="5125998" cy="5972175"/>
                  <wp:effectExtent l="0" t="0" r="0" b="0"/>
                  <wp:docPr id="1291211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11519" name="Picture 1291211519"/>
                          <pic:cNvPicPr/>
                        </pic:nvPicPr>
                        <pic:blipFill>
                          <a:blip r:embed="rId23">
                            <a:extLst>
                              <a:ext uri="{28A0092B-C50C-407E-A947-70E740481C1C}">
                                <a14:useLocalDpi xmlns:a14="http://schemas.microsoft.com/office/drawing/2010/main"/>
                              </a:ext>
                            </a:extLst>
                          </a:blip>
                          <a:stretch>
                            <a:fillRect/>
                          </a:stretch>
                        </pic:blipFill>
                        <pic:spPr>
                          <a:xfrm>
                            <a:off x="0" y="0"/>
                            <a:ext cx="5125998" cy="5972175"/>
                          </a:xfrm>
                          <a:prstGeom prst="rect">
                            <a:avLst/>
                          </a:prstGeom>
                        </pic:spPr>
                      </pic:pic>
                    </a:graphicData>
                  </a:graphic>
                </wp:inline>
              </w:drawing>
            </w:r>
          </w:p>
          <w:p w14:paraId="4CC56BAC" w14:textId="45263BCA" w:rsidR="49057405" w:rsidRDefault="49057405"/>
          <w:p w14:paraId="494DBA4F" w14:textId="370B1F05" w:rsidR="49057405" w:rsidRDefault="36D6EDF3" w:rsidP="4DF3CB00">
            <w:r>
              <w:rPr>
                <w:noProof/>
              </w:rPr>
              <w:drawing>
                <wp:inline distT="0" distB="0" distL="0" distR="0" wp14:anchorId="781F4A5F" wp14:editId="375AD4B7">
                  <wp:extent cx="5115983" cy="5972175"/>
                  <wp:effectExtent l="0" t="0" r="0" b="0"/>
                  <wp:docPr id="1195628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8769" name="Picture 1195628769"/>
                          <pic:cNvPicPr/>
                        </pic:nvPicPr>
                        <pic:blipFill>
                          <a:blip r:embed="rId24">
                            <a:extLst>
                              <a:ext uri="{28A0092B-C50C-407E-A947-70E740481C1C}">
                                <a14:useLocalDpi xmlns:a14="http://schemas.microsoft.com/office/drawing/2010/main"/>
                              </a:ext>
                            </a:extLst>
                          </a:blip>
                          <a:stretch>
                            <a:fillRect/>
                          </a:stretch>
                        </pic:blipFill>
                        <pic:spPr>
                          <a:xfrm>
                            <a:off x="0" y="0"/>
                            <a:ext cx="5115983" cy="5972175"/>
                          </a:xfrm>
                          <a:prstGeom prst="rect">
                            <a:avLst/>
                          </a:prstGeom>
                        </pic:spPr>
                      </pic:pic>
                    </a:graphicData>
                  </a:graphic>
                </wp:inline>
              </w:drawing>
            </w:r>
          </w:p>
          <w:p w14:paraId="315955E5" w14:textId="0841EE19" w:rsidR="49057405" w:rsidRDefault="6651B369">
            <w:r>
              <w:rPr>
                <w:noProof/>
              </w:rPr>
              <w:drawing>
                <wp:inline distT="0" distB="0" distL="0" distR="0" wp14:anchorId="27F62D6C" wp14:editId="46C0AF4A">
                  <wp:extent cx="5972175" cy="5734050"/>
                  <wp:effectExtent l="0" t="0" r="0" b="0"/>
                  <wp:docPr id="1365073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3127" name="Picture 1365073127"/>
                          <pic:cNvPicPr/>
                        </pic:nvPicPr>
                        <pic:blipFill>
                          <a:blip r:embed="rId25">
                            <a:extLst>
                              <a:ext uri="{28A0092B-C50C-407E-A947-70E740481C1C}">
                                <a14:useLocalDpi xmlns:a14="http://schemas.microsoft.com/office/drawing/2010/main"/>
                              </a:ext>
                            </a:extLst>
                          </a:blip>
                          <a:stretch>
                            <a:fillRect/>
                          </a:stretch>
                        </pic:blipFill>
                        <pic:spPr>
                          <a:xfrm>
                            <a:off x="0" y="0"/>
                            <a:ext cx="5972175" cy="5734050"/>
                          </a:xfrm>
                          <a:prstGeom prst="rect">
                            <a:avLst/>
                          </a:prstGeom>
                        </pic:spPr>
                      </pic:pic>
                    </a:graphicData>
                  </a:graphic>
                </wp:inline>
              </w:drawing>
            </w:r>
          </w:p>
          <w:p w14:paraId="33879543" w14:textId="5E541900" w:rsidR="49057405" w:rsidRDefault="49057405"/>
          <w:p w14:paraId="63B499AC" w14:textId="2677DE80" w:rsidR="004576B6" w:rsidRDefault="004576B6" w:rsidP="00F17590"/>
        </w:tc>
      </w:tr>
      <w:tr w:rsidR="004576B6" w:rsidRPr="000E5F25" w14:paraId="501DCDEC" w14:textId="77777777" w:rsidTr="4EA9A25A">
        <w:trPr>
          <w:trHeight w:val="340"/>
        </w:trPr>
        <w:tc>
          <w:tcPr>
            <w:tcW w:w="9634" w:type="dxa"/>
            <w:shd w:val="clear" w:color="auto" w:fill="84AC9D" w:themeFill="accent6"/>
            <w:vAlign w:val="center"/>
          </w:tcPr>
          <w:p w14:paraId="7AB36B06" w14:textId="77777777" w:rsidR="004576B6" w:rsidRPr="000E5F25" w:rsidRDefault="004576B6" w:rsidP="00F17590">
            <w:pPr>
              <w:rPr>
                <w:b/>
                <w:color w:val="FFFFFF" w:themeColor="background1"/>
              </w:rPr>
            </w:pPr>
            <w:r w:rsidRPr="000E5F25">
              <w:rPr>
                <w:b/>
                <w:color w:val="FFFFFF" w:themeColor="background1"/>
              </w:rPr>
              <w:t>Final UI</w:t>
            </w:r>
          </w:p>
        </w:tc>
      </w:tr>
      <w:tr w:rsidR="004576B6" w14:paraId="0169E83B" w14:textId="77777777" w:rsidTr="4EA9A25A">
        <w:trPr>
          <w:trHeight w:val="340"/>
        </w:trPr>
        <w:tc>
          <w:tcPr>
            <w:tcW w:w="9634" w:type="dxa"/>
            <w:vAlign w:val="center"/>
          </w:tcPr>
          <w:p w14:paraId="2271C39B" w14:textId="77777777" w:rsidR="004576B6" w:rsidRDefault="004576B6" w:rsidP="00F17590"/>
        </w:tc>
      </w:tr>
    </w:tbl>
    <w:p w14:paraId="5629A3A2" w14:textId="77777777" w:rsidR="004576B6" w:rsidRPr="00830BDB" w:rsidRDefault="004576B6" w:rsidP="00830BDB"/>
    <w:p w14:paraId="0681D72E" w14:textId="77777777" w:rsidR="00CC04DA" w:rsidRDefault="00CC04DA" w:rsidP="00CC04DA">
      <w:pPr>
        <w:pStyle w:val="Heading3"/>
        <w:numPr>
          <w:ilvl w:val="0"/>
          <w:numId w:val="0"/>
        </w:numPr>
      </w:pPr>
    </w:p>
    <w:p w14:paraId="6204804B" w14:textId="77777777" w:rsidR="00215CD5" w:rsidRDefault="00215CD5">
      <w:pPr>
        <w:rPr>
          <w:rFonts w:cs="Arial"/>
          <w:b/>
          <w:bCs/>
          <w:sz w:val="22"/>
          <w:szCs w:val="26"/>
        </w:rPr>
      </w:pPr>
      <w:r>
        <w:br w:type="page"/>
      </w:r>
    </w:p>
    <w:p w14:paraId="42882E98" w14:textId="1BB8D040" w:rsidR="00CC04DA" w:rsidRDefault="00CC04DA" w:rsidP="00B718EF">
      <w:pPr>
        <w:pStyle w:val="Heading3"/>
      </w:pPr>
      <w:bookmarkStart w:id="357" w:name="_Toc228791222"/>
      <w:r>
        <w:t xml:space="preserve">Individual </w:t>
      </w:r>
      <w:r w:rsidR="00F962FC">
        <w:t xml:space="preserve">Crew Member </w:t>
      </w:r>
      <w:commentRangeStart w:id="358"/>
      <w:r w:rsidR="00A24341">
        <w:t>Use Case Narratives</w:t>
      </w:r>
      <w:r w:rsidR="00775426">
        <w:t xml:space="preserve"> </w:t>
      </w:r>
      <w:commentRangeEnd w:id="358"/>
      <w:r w:rsidR="00A24341">
        <w:rPr>
          <w:rStyle w:val="CommentReference"/>
          <w:sz w:val="22"/>
          <w:szCs w:val="26"/>
        </w:rPr>
        <w:commentReference w:id="358"/>
      </w:r>
      <w:r w:rsidR="00F962FC">
        <w:t xml:space="preserve">&amp; UI </w:t>
      </w:r>
      <w:r>
        <w:t>Designs</w:t>
      </w:r>
      <w:bookmarkEnd w:id="357"/>
    </w:p>
    <w:p w14:paraId="32FAE57A" w14:textId="54FCCE4A" w:rsidR="00B718EF" w:rsidRDefault="16BBFB72" w:rsidP="00CC04DA">
      <w:pPr>
        <w:pStyle w:val="Heading4"/>
      </w:pPr>
      <w:bookmarkStart w:id="359" w:name="_Toc228791223"/>
      <w:bookmarkEnd w:id="350"/>
      <w:r>
        <w:t>Designed by &lt;</w:t>
      </w:r>
      <w:r w:rsidR="127E9A57">
        <w:t>Hlomani Ma</w:t>
      </w:r>
      <w:r w:rsidR="3EF17A49">
        <w:t>s</w:t>
      </w:r>
      <w:r w:rsidR="127E9A57">
        <w:t>himbye</w:t>
      </w:r>
      <w:r>
        <w:t>&gt;</w:t>
      </w:r>
      <w:bookmarkEnd w:id="359"/>
    </w:p>
    <w:p w14:paraId="3BF23949" w14:textId="77777777" w:rsidR="00B718EF" w:rsidRDefault="00B718EF" w:rsidP="00B718EF">
      <w:r>
        <w:t xml:space="preserve">  </w:t>
      </w:r>
      <w:commentRangeStart w:id="360"/>
      <w:commentRangeEnd w:id="360"/>
      <w:r w:rsidR="008B1948">
        <w:rPr>
          <w:rStyle w:val="CommentReference"/>
          <w:sz w:val="20"/>
          <w:szCs w:val="20"/>
        </w:rPr>
        <w:commentReference w:id="360"/>
      </w:r>
    </w:p>
    <w:tbl>
      <w:tblPr>
        <w:tblStyle w:val="TableGrid"/>
        <w:tblW w:w="9240" w:type="dxa"/>
        <w:tblLook w:val="04A0" w:firstRow="1" w:lastRow="0" w:firstColumn="1" w:lastColumn="0" w:noHBand="0" w:noVBand="1"/>
      </w:tblPr>
      <w:tblGrid>
        <w:gridCol w:w="5043"/>
        <w:gridCol w:w="4203"/>
      </w:tblGrid>
      <w:tr w:rsidR="00B718EF" w:rsidRPr="003E4BDF" w14:paraId="5EA14FF1" w14:textId="77777777" w:rsidTr="45D2EC54">
        <w:trPr>
          <w:trHeight w:val="340"/>
        </w:trPr>
        <w:tc>
          <w:tcPr>
            <w:tcW w:w="4620" w:type="dxa"/>
            <w:shd w:val="clear" w:color="auto" w:fill="84AC9D" w:themeFill="accent6"/>
            <w:vAlign w:val="center"/>
          </w:tcPr>
          <w:p w14:paraId="5C9C5C90" w14:textId="77777777" w:rsidR="00B718EF" w:rsidRPr="003E4BDF" w:rsidRDefault="00B718EF" w:rsidP="00B718EF">
            <w:pPr>
              <w:rPr>
                <w:b/>
                <w:color w:val="FFFFFF" w:themeColor="background1"/>
              </w:rPr>
            </w:pPr>
            <w:r w:rsidRPr="003E4BDF">
              <w:rPr>
                <w:b/>
                <w:color w:val="FFFFFF" w:themeColor="background1"/>
              </w:rPr>
              <w:t xml:space="preserve">Use Case </w:t>
            </w:r>
            <w:commentRangeStart w:id="361"/>
            <w:r w:rsidRPr="003E4BDF">
              <w:rPr>
                <w:b/>
                <w:color w:val="FFFFFF" w:themeColor="background1"/>
              </w:rPr>
              <w:t>ID</w:t>
            </w:r>
            <w:commentRangeEnd w:id="361"/>
            <w:r w:rsidR="002E36B1" w:rsidRPr="003E4BDF">
              <w:rPr>
                <w:rStyle w:val="CommentReference"/>
                <w:b/>
                <w:color w:val="FFFFFF" w:themeColor="background1"/>
                <w:sz w:val="20"/>
                <w:szCs w:val="20"/>
              </w:rPr>
              <w:commentReference w:id="361"/>
            </w:r>
          </w:p>
        </w:tc>
        <w:tc>
          <w:tcPr>
            <w:tcW w:w="4620" w:type="dxa"/>
            <w:shd w:val="clear" w:color="auto" w:fill="84AC9D" w:themeFill="accent6"/>
            <w:vAlign w:val="center"/>
          </w:tcPr>
          <w:p w14:paraId="7597E10B" w14:textId="77777777" w:rsidR="00B718EF" w:rsidRPr="003E4BDF" w:rsidRDefault="00B718EF" w:rsidP="00B718EF">
            <w:pPr>
              <w:rPr>
                <w:b/>
                <w:color w:val="FFFFFF" w:themeColor="background1"/>
              </w:rPr>
            </w:pPr>
            <w:commentRangeStart w:id="362"/>
            <w:r w:rsidRPr="003E4BDF">
              <w:rPr>
                <w:b/>
                <w:color w:val="FFFFFF" w:themeColor="background1"/>
              </w:rPr>
              <w:t xml:space="preserve">Use Case Name </w:t>
            </w:r>
            <w:commentRangeEnd w:id="362"/>
            <w:r w:rsidR="00A24341" w:rsidRPr="003E4BDF">
              <w:rPr>
                <w:rStyle w:val="CommentReference"/>
                <w:b/>
                <w:color w:val="FFFFFF" w:themeColor="background1"/>
                <w:sz w:val="20"/>
                <w:szCs w:val="20"/>
              </w:rPr>
              <w:commentReference w:id="362"/>
            </w:r>
          </w:p>
        </w:tc>
      </w:tr>
      <w:tr w:rsidR="00B718EF" w14:paraId="78CD536A" w14:textId="77777777" w:rsidTr="45D2EC54">
        <w:trPr>
          <w:trHeight w:val="340"/>
        </w:trPr>
        <w:tc>
          <w:tcPr>
            <w:tcW w:w="4620" w:type="dxa"/>
            <w:vAlign w:val="center"/>
          </w:tcPr>
          <w:p w14:paraId="6D84AE95" w14:textId="0D5D83FE" w:rsidR="00B718EF" w:rsidRDefault="006A2535" w:rsidP="00B718EF">
            <w:r>
              <w:t>UC01_</w:t>
            </w:r>
            <w:r w:rsidR="0019798B">
              <w:t>SI</w:t>
            </w:r>
          </w:p>
        </w:tc>
        <w:tc>
          <w:tcPr>
            <w:tcW w:w="4620" w:type="dxa"/>
            <w:vAlign w:val="center"/>
          </w:tcPr>
          <w:p w14:paraId="162A88C3" w14:textId="06506FFB" w:rsidR="00B718EF" w:rsidRDefault="006A2535" w:rsidP="00B718EF">
            <w:r>
              <w:t>Register Account</w:t>
            </w:r>
          </w:p>
        </w:tc>
      </w:tr>
      <w:tr w:rsidR="00B718EF" w:rsidRPr="003E4BDF" w14:paraId="186D96F0" w14:textId="77777777" w:rsidTr="45D2EC54">
        <w:trPr>
          <w:trHeight w:val="340"/>
        </w:trPr>
        <w:tc>
          <w:tcPr>
            <w:tcW w:w="9240" w:type="dxa"/>
            <w:gridSpan w:val="2"/>
            <w:shd w:val="clear" w:color="auto" w:fill="84AC9D" w:themeFill="accent6"/>
            <w:vAlign w:val="center"/>
          </w:tcPr>
          <w:p w14:paraId="7805FAA5" w14:textId="35395B7D" w:rsidR="00B718EF" w:rsidRPr="003E4BDF" w:rsidRDefault="00B718EF" w:rsidP="00B718EF">
            <w:pPr>
              <w:rPr>
                <w:b/>
                <w:color w:val="FFFFFF" w:themeColor="background1"/>
              </w:rPr>
            </w:pPr>
            <w:commentRangeStart w:id="363"/>
            <w:r w:rsidRPr="003E4BDF">
              <w:rPr>
                <w:b/>
                <w:color w:val="FFFFFF" w:themeColor="background1"/>
              </w:rPr>
              <w:t>Actors</w:t>
            </w:r>
            <w:commentRangeEnd w:id="363"/>
            <w:r w:rsidR="002E36B1" w:rsidRPr="003E4BDF">
              <w:rPr>
                <w:rStyle w:val="CommentReference"/>
                <w:b/>
                <w:color w:val="FFFFFF" w:themeColor="background1"/>
                <w:sz w:val="20"/>
                <w:szCs w:val="20"/>
              </w:rPr>
              <w:commentReference w:id="363"/>
            </w:r>
          </w:p>
        </w:tc>
      </w:tr>
      <w:tr w:rsidR="00B718EF" w14:paraId="3488570D" w14:textId="77777777" w:rsidTr="45D2EC54">
        <w:trPr>
          <w:trHeight w:val="340"/>
        </w:trPr>
        <w:tc>
          <w:tcPr>
            <w:tcW w:w="9240" w:type="dxa"/>
            <w:gridSpan w:val="2"/>
            <w:vAlign w:val="center"/>
          </w:tcPr>
          <w:p w14:paraId="3F442691" w14:textId="11D1FD97" w:rsidR="00B718EF" w:rsidRDefault="006A2535" w:rsidP="00B718EF">
            <w:r>
              <w:t>Student, Instructor</w:t>
            </w:r>
          </w:p>
        </w:tc>
      </w:tr>
      <w:tr w:rsidR="00B718EF" w14:paraId="5AA37965" w14:textId="77777777" w:rsidTr="45D2EC54">
        <w:trPr>
          <w:trHeight w:val="340"/>
        </w:trPr>
        <w:tc>
          <w:tcPr>
            <w:tcW w:w="4620" w:type="dxa"/>
            <w:shd w:val="clear" w:color="auto" w:fill="84AC9D" w:themeFill="accent6"/>
            <w:vAlign w:val="center"/>
          </w:tcPr>
          <w:p w14:paraId="5FAF2115" w14:textId="77777777" w:rsidR="00B718EF" w:rsidRPr="003E4BDF" w:rsidRDefault="00B718EF" w:rsidP="00B718EF">
            <w:pPr>
              <w:rPr>
                <w:b/>
                <w:color w:val="FFFFFF" w:themeColor="background1"/>
              </w:rPr>
            </w:pPr>
            <w:commentRangeStart w:id="364"/>
            <w:r w:rsidRPr="003E4BDF">
              <w:rPr>
                <w:b/>
                <w:color w:val="FFFFFF" w:themeColor="background1"/>
              </w:rPr>
              <w:t>Pre-Conditions</w:t>
            </w:r>
            <w:commentRangeEnd w:id="364"/>
            <w:r w:rsidRPr="003E4BDF">
              <w:rPr>
                <w:rStyle w:val="CommentReference"/>
                <w:b/>
                <w:color w:val="FFFFFF" w:themeColor="background1"/>
                <w:sz w:val="20"/>
                <w:szCs w:val="20"/>
              </w:rPr>
              <w:commentReference w:id="364"/>
            </w:r>
          </w:p>
        </w:tc>
        <w:tc>
          <w:tcPr>
            <w:tcW w:w="4620" w:type="dxa"/>
            <w:vAlign w:val="center"/>
          </w:tcPr>
          <w:p w14:paraId="5C94FC64" w14:textId="5516249C" w:rsidR="00B718EF" w:rsidRDefault="6D46E27F" w:rsidP="00B718EF">
            <w:r>
              <w:t>Users are</w:t>
            </w:r>
            <w:r w:rsidR="006A2535">
              <w:t xml:space="preserve"> not registered in the system.</w:t>
            </w:r>
          </w:p>
        </w:tc>
      </w:tr>
      <w:tr w:rsidR="00B718EF" w14:paraId="2BE9DD4D" w14:textId="77777777" w:rsidTr="45D2EC54">
        <w:trPr>
          <w:trHeight w:val="340"/>
        </w:trPr>
        <w:tc>
          <w:tcPr>
            <w:tcW w:w="4620" w:type="dxa"/>
            <w:shd w:val="clear" w:color="auto" w:fill="84AC9D" w:themeFill="accent6"/>
            <w:vAlign w:val="center"/>
          </w:tcPr>
          <w:p w14:paraId="4C74F534" w14:textId="77777777" w:rsidR="00B718EF" w:rsidRPr="003E4BDF" w:rsidRDefault="00B718EF" w:rsidP="00B718EF">
            <w:pPr>
              <w:rPr>
                <w:b/>
                <w:color w:val="FFFFFF" w:themeColor="background1"/>
              </w:rPr>
            </w:pPr>
            <w:commentRangeStart w:id="365"/>
            <w:r w:rsidRPr="003E4BDF">
              <w:rPr>
                <w:b/>
                <w:color w:val="FFFFFF" w:themeColor="background1"/>
              </w:rPr>
              <w:t>Triggers</w:t>
            </w:r>
            <w:commentRangeEnd w:id="365"/>
            <w:r w:rsidRPr="003E4BDF">
              <w:rPr>
                <w:rStyle w:val="CommentReference"/>
                <w:b/>
                <w:color w:val="FFFFFF" w:themeColor="background1"/>
                <w:sz w:val="20"/>
                <w:szCs w:val="20"/>
              </w:rPr>
              <w:commentReference w:id="365"/>
            </w:r>
          </w:p>
        </w:tc>
        <w:tc>
          <w:tcPr>
            <w:tcW w:w="4620" w:type="dxa"/>
            <w:vAlign w:val="center"/>
          </w:tcPr>
          <w:p w14:paraId="3DEF99BE" w14:textId="195E0BE2" w:rsidR="00B718EF" w:rsidRDefault="006A2535" w:rsidP="00B718EF">
            <w:r>
              <w:t>User selects register option</w:t>
            </w:r>
          </w:p>
        </w:tc>
      </w:tr>
      <w:tr w:rsidR="00B718EF" w14:paraId="15023E54" w14:textId="77777777" w:rsidTr="45D2EC54">
        <w:trPr>
          <w:trHeight w:val="340"/>
        </w:trPr>
        <w:tc>
          <w:tcPr>
            <w:tcW w:w="4620" w:type="dxa"/>
            <w:shd w:val="clear" w:color="auto" w:fill="84AC9D" w:themeFill="accent6"/>
            <w:vAlign w:val="center"/>
          </w:tcPr>
          <w:p w14:paraId="45DB8D31" w14:textId="77777777" w:rsidR="00B718EF" w:rsidRPr="003E4BDF" w:rsidRDefault="00B718EF" w:rsidP="00B718EF">
            <w:pPr>
              <w:rPr>
                <w:b/>
                <w:color w:val="FFFFFF" w:themeColor="background1"/>
              </w:rPr>
            </w:pPr>
            <w:commentRangeStart w:id="366"/>
            <w:r w:rsidRPr="003E4BDF">
              <w:rPr>
                <w:b/>
                <w:color w:val="FFFFFF" w:themeColor="background1"/>
              </w:rPr>
              <w:t>Post-Conditions</w:t>
            </w:r>
            <w:commentRangeEnd w:id="366"/>
            <w:r w:rsidRPr="003E4BDF">
              <w:rPr>
                <w:rStyle w:val="CommentReference"/>
                <w:b/>
                <w:color w:val="FFFFFF" w:themeColor="background1"/>
                <w:sz w:val="20"/>
                <w:szCs w:val="20"/>
              </w:rPr>
              <w:commentReference w:id="366"/>
            </w:r>
          </w:p>
        </w:tc>
        <w:tc>
          <w:tcPr>
            <w:tcW w:w="4620" w:type="dxa"/>
            <w:vAlign w:val="center"/>
          </w:tcPr>
          <w:p w14:paraId="12C46FD0" w14:textId="730BFCAE" w:rsidR="00B718EF" w:rsidRDefault="006A2535" w:rsidP="00B718EF">
            <w:r>
              <w:t>Account is created and stored</w:t>
            </w:r>
          </w:p>
        </w:tc>
      </w:tr>
      <w:tr w:rsidR="008A5CF3" w14:paraId="4971670D" w14:textId="77777777" w:rsidTr="45D2EC54">
        <w:trPr>
          <w:trHeight w:val="340"/>
        </w:trPr>
        <w:tc>
          <w:tcPr>
            <w:tcW w:w="9240" w:type="dxa"/>
            <w:gridSpan w:val="2"/>
            <w:shd w:val="clear" w:color="auto" w:fill="84AC9D" w:themeFill="accent6"/>
            <w:vAlign w:val="center"/>
          </w:tcPr>
          <w:p w14:paraId="20110ECC" w14:textId="46241149" w:rsidR="008A5CF3" w:rsidRDefault="008A5CF3" w:rsidP="00B718EF">
            <w:commentRangeStart w:id="367"/>
            <w:r w:rsidRPr="003E4BDF">
              <w:rPr>
                <w:b/>
                <w:color w:val="FFFFFF" w:themeColor="background1"/>
              </w:rPr>
              <w:t>Basic Flow of Events</w:t>
            </w:r>
            <w:commentRangeEnd w:id="367"/>
            <w:r>
              <w:rPr>
                <w:rStyle w:val="CommentReference"/>
                <w:b/>
                <w:color w:val="FFFFFF" w:themeColor="background1"/>
                <w:sz w:val="20"/>
                <w:szCs w:val="20"/>
              </w:rPr>
              <w:commentReference w:id="367"/>
            </w:r>
            <w:r w:rsidR="00CB5DFA">
              <w:rPr>
                <w:b/>
                <w:color w:val="FFFFFF" w:themeColor="background1"/>
              </w:rPr>
              <w:t xml:space="preserve"> / Main Success Scenario</w:t>
            </w:r>
          </w:p>
        </w:tc>
      </w:tr>
      <w:tr w:rsidR="007978E7" w:rsidRPr="00215CD5" w14:paraId="5AD4AB27" w14:textId="77777777" w:rsidTr="45D2EC54">
        <w:trPr>
          <w:trHeight w:val="340"/>
        </w:trPr>
        <w:tc>
          <w:tcPr>
            <w:tcW w:w="9240" w:type="dxa"/>
            <w:gridSpan w:val="2"/>
          </w:tcPr>
          <w:p w14:paraId="1A1D741E" w14:textId="77777777" w:rsidR="006A2535" w:rsidRPr="006A2535" w:rsidRDefault="006A2535" w:rsidP="00042249">
            <w:pPr>
              <w:pStyle w:val="ListParagraph"/>
              <w:numPr>
                <w:ilvl w:val="0"/>
                <w:numId w:val="14"/>
              </w:numPr>
              <w:rPr>
                <w:bCs/>
                <w:color w:val="000000" w:themeColor="text1"/>
              </w:rPr>
            </w:pPr>
            <w:r w:rsidRPr="006A2535">
              <w:rPr>
                <w:bCs/>
                <w:color w:val="000000" w:themeColor="text1"/>
              </w:rPr>
              <w:t>The actor selects the option to register an account.</w:t>
            </w:r>
          </w:p>
          <w:p w14:paraId="76FC6D99" w14:textId="77777777" w:rsidR="006A2535" w:rsidRPr="006A2535" w:rsidRDefault="006A2535" w:rsidP="00042249">
            <w:pPr>
              <w:pStyle w:val="ListParagraph"/>
              <w:numPr>
                <w:ilvl w:val="0"/>
                <w:numId w:val="14"/>
              </w:numPr>
              <w:rPr>
                <w:bCs/>
                <w:color w:val="000000" w:themeColor="text1"/>
              </w:rPr>
            </w:pPr>
            <w:r w:rsidRPr="006A2535">
              <w:rPr>
                <w:bCs/>
                <w:color w:val="000000" w:themeColor="text1"/>
              </w:rPr>
              <w:t>The system displays the registration form.</w:t>
            </w:r>
          </w:p>
          <w:p w14:paraId="4D058A75" w14:textId="77777777" w:rsidR="006A2535" w:rsidRPr="006A2535" w:rsidRDefault="006A2535" w:rsidP="00042249">
            <w:pPr>
              <w:pStyle w:val="ListParagraph"/>
              <w:numPr>
                <w:ilvl w:val="0"/>
                <w:numId w:val="14"/>
              </w:numPr>
              <w:rPr>
                <w:bCs/>
                <w:color w:val="000000" w:themeColor="text1"/>
              </w:rPr>
            </w:pPr>
            <w:r w:rsidRPr="006A2535">
              <w:rPr>
                <w:bCs/>
                <w:color w:val="000000" w:themeColor="text1"/>
              </w:rPr>
              <w:t>The actor enters personal details.</w:t>
            </w:r>
          </w:p>
          <w:p w14:paraId="689D785A" w14:textId="5FEA8724" w:rsidR="006A2535" w:rsidRPr="006A2535" w:rsidRDefault="006A2535" w:rsidP="00042249">
            <w:pPr>
              <w:pStyle w:val="ListParagraph"/>
              <w:numPr>
                <w:ilvl w:val="0"/>
                <w:numId w:val="14"/>
              </w:numPr>
              <w:rPr>
                <w:bCs/>
                <w:color w:val="000000" w:themeColor="text1"/>
              </w:rPr>
            </w:pPr>
            <w:r w:rsidRPr="006A2535">
              <w:rPr>
                <w:bCs/>
                <w:color w:val="000000" w:themeColor="text1"/>
              </w:rPr>
              <w:t>The system validates the information provided.</w:t>
            </w:r>
          </w:p>
          <w:p w14:paraId="7C1F0A54" w14:textId="77777777" w:rsidR="006A2535" w:rsidRPr="006A2535" w:rsidRDefault="006A2535" w:rsidP="00042249">
            <w:pPr>
              <w:pStyle w:val="ListParagraph"/>
              <w:numPr>
                <w:ilvl w:val="0"/>
                <w:numId w:val="14"/>
              </w:numPr>
              <w:rPr>
                <w:bCs/>
                <w:color w:val="000000" w:themeColor="text1"/>
              </w:rPr>
            </w:pPr>
            <w:r w:rsidRPr="006A2535">
              <w:rPr>
                <w:bCs/>
                <w:color w:val="000000" w:themeColor="text1"/>
              </w:rPr>
              <w:t>The system creates the account.</w:t>
            </w:r>
          </w:p>
          <w:p w14:paraId="344F21E9" w14:textId="4DDC3F76" w:rsidR="008B1948" w:rsidRPr="00215CD5" w:rsidRDefault="006A2535" w:rsidP="00042249">
            <w:pPr>
              <w:pStyle w:val="ListParagraph"/>
              <w:numPr>
                <w:ilvl w:val="0"/>
                <w:numId w:val="14"/>
              </w:numPr>
              <w:rPr>
                <w:b/>
                <w:color w:val="000000" w:themeColor="text1"/>
              </w:rPr>
            </w:pPr>
            <w:r w:rsidRPr="006A2535">
              <w:rPr>
                <w:bCs/>
                <w:color w:val="000000" w:themeColor="text1"/>
              </w:rPr>
              <w:t>The system displays a confirmation message.</w:t>
            </w:r>
          </w:p>
        </w:tc>
      </w:tr>
      <w:tr w:rsidR="00B718EF" w14:paraId="428DAEB8" w14:textId="77777777" w:rsidTr="45D2EC54">
        <w:trPr>
          <w:trHeight w:val="340"/>
        </w:trPr>
        <w:tc>
          <w:tcPr>
            <w:tcW w:w="9240" w:type="dxa"/>
            <w:gridSpan w:val="2"/>
            <w:shd w:val="clear" w:color="auto" w:fill="84AC9D" w:themeFill="accent6"/>
            <w:vAlign w:val="center"/>
          </w:tcPr>
          <w:p w14:paraId="08E133D2" w14:textId="742449D6" w:rsidR="00B718EF" w:rsidRDefault="007978E7" w:rsidP="00B718EF">
            <w:r>
              <w:rPr>
                <w:b/>
                <w:color w:val="FFFFFF" w:themeColor="background1"/>
              </w:rPr>
              <w:t xml:space="preserve">Initial </w:t>
            </w:r>
            <w:commentRangeStart w:id="368"/>
            <w:r w:rsidR="00B718EF" w:rsidRPr="00B718EF">
              <w:rPr>
                <w:b/>
                <w:color w:val="FFFFFF" w:themeColor="background1"/>
              </w:rPr>
              <w:t>UI Design</w:t>
            </w:r>
            <w:commentRangeEnd w:id="368"/>
            <w:r w:rsidR="00B718EF">
              <w:rPr>
                <w:rStyle w:val="CommentReference"/>
                <w:sz w:val="20"/>
                <w:szCs w:val="20"/>
              </w:rPr>
              <w:commentReference w:id="368"/>
            </w:r>
          </w:p>
        </w:tc>
      </w:tr>
      <w:tr w:rsidR="00B718EF" w14:paraId="257246AC" w14:textId="77777777" w:rsidTr="45D2EC54">
        <w:trPr>
          <w:trHeight w:val="340"/>
        </w:trPr>
        <w:tc>
          <w:tcPr>
            <w:tcW w:w="9240" w:type="dxa"/>
            <w:gridSpan w:val="2"/>
            <w:vAlign w:val="center"/>
          </w:tcPr>
          <w:p w14:paraId="5074A1DC" w14:textId="0F5EA500" w:rsidR="00B718EF" w:rsidRDefault="72817893" w:rsidP="45D2EC54">
            <w:r>
              <w:rPr>
                <w:noProof/>
              </w:rPr>
              <w:drawing>
                <wp:inline distT="0" distB="0" distL="0" distR="0" wp14:anchorId="1F9B8516" wp14:editId="56659602">
                  <wp:extent cx="5734050" cy="4590607"/>
                  <wp:effectExtent l="0" t="0" r="0" b="0"/>
                  <wp:docPr id="58301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050" cy="4590607"/>
                          </a:xfrm>
                          <a:prstGeom prst="rect">
                            <a:avLst/>
                          </a:prstGeom>
                        </pic:spPr>
                      </pic:pic>
                    </a:graphicData>
                  </a:graphic>
                </wp:inline>
              </w:drawing>
            </w:r>
          </w:p>
        </w:tc>
      </w:tr>
      <w:tr w:rsidR="007978E7" w:rsidRPr="007978E7" w14:paraId="2F78DEF0" w14:textId="77777777" w:rsidTr="45D2EC54">
        <w:trPr>
          <w:trHeight w:val="340"/>
        </w:trPr>
        <w:tc>
          <w:tcPr>
            <w:tcW w:w="9240" w:type="dxa"/>
            <w:gridSpan w:val="2"/>
            <w:shd w:val="clear" w:color="auto" w:fill="84AC9D" w:themeFill="accent6"/>
          </w:tcPr>
          <w:p w14:paraId="445FEFA1" w14:textId="76194672" w:rsidR="007978E7" w:rsidRPr="007978E7" w:rsidRDefault="007978E7" w:rsidP="00F17590">
            <w:pPr>
              <w:rPr>
                <w:b/>
                <w:color w:val="FFFFFF" w:themeColor="background1"/>
              </w:rPr>
            </w:pPr>
            <w:r>
              <w:rPr>
                <w:b/>
                <w:color w:val="FFFFFF" w:themeColor="background1"/>
              </w:rPr>
              <w:t xml:space="preserve">Final Implemented </w:t>
            </w:r>
            <w:commentRangeStart w:id="369"/>
            <w:r w:rsidRPr="00B718EF">
              <w:rPr>
                <w:b/>
                <w:color w:val="FFFFFF" w:themeColor="background1"/>
              </w:rPr>
              <w:t>UI Design</w:t>
            </w:r>
            <w:commentRangeEnd w:id="369"/>
            <w:r w:rsidRPr="007978E7">
              <w:rPr>
                <w:rStyle w:val="CommentReference"/>
                <w:b/>
                <w:color w:val="FFFFFF" w:themeColor="background1"/>
                <w:sz w:val="20"/>
                <w:szCs w:val="20"/>
              </w:rPr>
              <w:commentReference w:id="369"/>
            </w:r>
          </w:p>
        </w:tc>
      </w:tr>
      <w:tr w:rsidR="007978E7" w14:paraId="5B93FC22" w14:textId="77777777" w:rsidTr="45D2EC54">
        <w:trPr>
          <w:trHeight w:val="340"/>
        </w:trPr>
        <w:tc>
          <w:tcPr>
            <w:tcW w:w="9240" w:type="dxa"/>
            <w:gridSpan w:val="2"/>
          </w:tcPr>
          <w:p w14:paraId="4B0D62CC" w14:textId="77777777" w:rsidR="007978E7" w:rsidRDefault="007978E7" w:rsidP="00F17590"/>
        </w:tc>
      </w:tr>
    </w:tbl>
    <w:p w14:paraId="1DB8FBB0" w14:textId="77777777" w:rsidR="00B718EF" w:rsidRPr="00B718EF" w:rsidRDefault="00B718EF" w:rsidP="00B718EF"/>
    <w:p w14:paraId="1E90317D" w14:textId="77777777" w:rsidR="00B718EF" w:rsidRDefault="00B718EF">
      <w:pPr>
        <w:rPr>
          <w:rFonts w:cs="Arial"/>
          <w:b/>
          <w:bCs/>
          <w:sz w:val="22"/>
          <w:szCs w:val="26"/>
        </w:rPr>
      </w:pPr>
      <w:r>
        <w:br w:type="page"/>
      </w:r>
    </w:p>
    <w:p w14:paraId="4349F0A1" w14:textId="26D4BC25" w:rsidR="00B718EF" w:rsidRDefault="16BBFB72" w:rsidP="00CC04DA">
      <w:pPr>
        <w:pStyle w:val="Heading4"/>
      </w:pPr>
      <w:bookmarkStart w:id="370" w:name="_Toc228791224"/>
      <w:r>
        <w:t>Designed by &lt;</w:t>
      </w:r>
      <w:r w:rsidR="728158F1">
        <w:t>Hlomani Mashimbye</w:t>
      </w:r>
      <w:r>
        <w:t>&gt;</w:t>
      </w:r>
      <w:bookmarkEnd w:id="370"/>
    </w:p>
    <w:p w14:paraId="5264A88A" w14:textId="77777777" w:rsidR="00B718EF" w:rsidRDefault="00B718EF" w:rsidP="00B718EF">
      <w:r>
        <w:t xml:space="preserve">  </w:t>
      </w:r>
      <w:commentRangeStart w:id="371"/>
      <w:commentRangeEnd w:id="371"/>
      <w:r>
        <w:rPr>
          <w:rStyle w:val="CommentReference"/>
          <w:sz w:val="20"/>
          <w:szCs w:val="20"/>
        </w:rPr>
        <w:commentReference w:id="371"/>
      </w:r>
    </w:p>
    <w:tbl>
      <w:tblPr>
        <w:tblStyle w:val="TableGrid"/>
        <w:tblW w:w="0" w:type="auto"/>
        <w:tblLook w:val="04A0" w:firstRow="1" w:lastRow="0" w:firstColumn="1" w:lastColumn="0" w:noHBand="0" w:noVBand="1"/>
      </w:tblPr>
      <w:tblGrid>
        <w:gridCol w:w="1838"/>
        <w:gridCol w:w="7018"/>
      </w:tblGrid>
      <w:tr w:rsidR="00C16279" w:rsidRPr="003E4BDF" w14:paraId="24E3E716" w14:textId="77777777" w:rsidTr="45D2EC54">
        <w:trPr>
          <w:trHeight w:val="340"/>
        </w:trPr>
        <w:tc>
          <w:tcPr>
            <w:tcW w:w="1838" w:type="dxa"/>
            <w:shd w:val="clear" w:color="auto" w:fill="84AC9D" w:themeFill="accent6"/>
            <w:vAlign w:val="center"/>
          </w:tcPr>
          <w:p w14:paraId="01931ECD" w14:textId="77777777" w:rsidR="00C16279" w:rsidRPr="003E4BDF" w:rsidRDefault="00C16279" w:rsidP="00F17590">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0411407E" w14:textId="77777777" w:rsidR="00C16279" w:rsidRPr="003E4BDF" w:rsidRDefault="00C16279" w:rsidP="00F17590">
            <w:pPr>
              <w:rPr>
                <w:b/>
                <w:color w:val="FFFFFF" w:themeColor="background1"/>
              </w:rPr>
            </w:pPr>
            <w:r w:rsidRPr="003E4BDF">
              <w:rPr>
                <w:b/>
                <w:color w:val="FFFFFF" w:themeColor="background1"/>
              </w:rPr>
              <w:t xml:space="preserve">Use Case Name </w:t>
            </w:r>
          </w:p>
        </w:tc>
      </w:tr>
      <w:tr w:rsidR="00C16279" w14:paraId="7A4083C4" w14:textId="77777777" w:rsidTr="45D2EC54">
        <w:trPr>
          <w:trHeight w:val="340"/>
        </w:trPr>
        <w:tc>
          <w:tcPr>
            <w:tcW w:w="1838" w:type="dxa"/>
            <w:vAlign w:val="center"/>
          </w:tcPr>
          <w:p w14:paraId="5624F6A3" w14:textId="29F4111C" w:rsidR="00C16279" w:rsidRDefault="006A2535" w:rsidP="00F17590">
            <w:r>
              <w:t>UC02</w:t>
            </w:r>
            <w:r w:rsidR="0019798B">
              <w:t>_SI</w:t>
            </w:r>
          </w:p>
        </w:tc>
        <w:tc>
          <w:tcPr>
            <w:tcW w:w="7018" w:type="dxa"/>
            <w:vAlign w:val="center"/>
          </w:tcPr>
          <w:p w14:paraId="6316BC3E" w14:textId="412A7D69" w:rsidR="00C16279" w:rsidRDefault="0019798B" w:rsidP="00F17590">
            <w:r>
              <w:t>Edit Profile</w:t>
            </w:r>
          </w:p>
        </w:tc>
      </w:tr>
      <w:tr w:rsidR="00C16279" w:rsidRPr="003E4BDF" w14:paraId="1D0190A7" w14:textId="77777777" w:rsidTr="45D2EC54">
        <w:trPr>
          <w:trHeight w:val="340"/>
        </w:trPr>
        <w:tc>
          <w:tcPr>
            <w:tcW w:w="8856" w:type="dxa"/>
            <w:gridSpan w:val="2"/>
            <w:shd w:val="clear" w:color="auto" w:fill="84AC9D" w:themeFill="accent6"/>
            <w:vAlign w:val="center"/>
          </w:tcPr>
          <w:p w14:paraId="180BEFF7" w14:textId="77777777" w:rsidR="00C16279" w:rsidRPr="003E4BDF" w:rsidRDefault="00C16279" w:rsidP="00F17590">
            <w:pPr>
              <w:rPr>
                <w:b/>
                <w:color w:val="FFFFFF" w:themeColor="background1"/>
              </w:rPr>
            </w:pPr>
            <w:r w:rsidRPr="003E4BDF">
              <w:rPr>
                <w:b/>
                <w:color w:val="FFFFFF" w:themeColor="background1"/>
              </w:rPr>
              <w:t>Actors</w:t>
            </w:r>
          </w:p>
        </w:tc>
      </w:tr>
      <w:tr w:rsidR="00C16279" w14:paraId="7145C415" w14:textId="77777777" w:rsidTr="45D2EC54">
        <w:trPr>
          <w:trHeight w:val="340"/>
        </w:trPr>
        <w:tc>
          <w:tcPr>
            <w:tcW w:w="8856" w:type="dxa"/>
            <w:gridSpan w:val="2"/>
            <w:vAlign w:val="center"/>
          </w:tcPr>
          <w:p w14:paraId="601719CD" w14:textId="5CD5C399" w:rsidR="00C16279" w:rsidRDefault="0019798B" w:rsidP="00F17590">
            <w:r>
              <w:t>Student, Instructor</w:t>
            </w:r>
          </w:p>
        </w:tc>
      </w:tr>
      <w:tr w:rsidR="00C16279" w14:paraId="10AE0DC5" w14:textId="77777777" w:rsidTr="45D2EC54">
        <w:trPr>
          <w:trHeight w:val="340"/>
        </w:trPr>
        <w:tc>
          <w:tcPr>
            <w:tcW w:w="1838" w:type="dxa"/>
            <w:shd w:val="clear" w:color="auto" w:fill="84AC9D" w:themeFill="accent6"/>
            <w:vAlign w:val="center"/>
          </w:tcPr>
          <w:p w14:paraId="1C804813" w14:textId="77777777" w:rsidR="00C16279" w:rsidRPr="003E4BDF" w:rsidRDefault="00C16279" w:rsidP="00F17590">
            <w:pPr>
              <w:rPr>
                <w:b/>
                <w:color w:val="FFFFFF" w:themeColor="background1"/>
              </w:rPr>
            </w:pPr>
            <w:r w:rsidRPr="003E4BDF">
              <w:rPr>
                <w:b/>
                <w:color w:val="FFFFFF" w:themeColor="background1"/>
              </w:rPr>
              <w:t>Pre-Conditions</w:t>
            </w:r>
          </w:p>
        </w:tc>
        <w:tc>
          <w:tcPr>
            <w:tcW w:w="7018" w:type="dxa"/>
            <w:vAlign w:val="center"/>
          </w:tcPr>
          <w:p w14:paraId="0059D0DB" w14:textId="016AF37F" w:rsidR="00C16279" w:rsidRDefault="0019798B" w:rsidP="00F17590">
            <w:r>
              <w:t>User has an account</w:t>
            </w:r>
          </w:p>
        </w:tc>
      </w:tr>
      <w:tr w:rsidR="00C16279" w14:paraId="2EAA7850" w14:textId="77777777" w:rsidTr="45D2EC54">
        <w:trPr>
          <w:trHeight w:val="340"/>
        </w:trPr>
        <w:tc>
          <w:tcPr>
            <w:tcW w:w="1838" w:type="dxa"/>
            <w:shd w:val="clear" w:color="auto" w:fill="84AC9D" w:themeFill="accent6"/>
            <w:vAlign w:val="center"/>
          </w:tcPr>
          <w:p w14:paraId="0052F87E" w14:textId="77777777" w:rsidR="00C16279" w:rsidRPr="003E4BDF" w:rsidRDefault="00C16279" w:rsidP="00F17590">
            <w:pPr>
              <w:rPr>
                <w:b/>
                <w:color w:val="FFFFFF" w:themeColor="background1"/>
              </w:rPr>
            </w:pPr>
            <w:r w:rsidRPr="003E4BDF">
              <w:rPr>
                <w:b/>
                <w:color w:val="FFFFFF" w:themeColor="background1"/>
              </w:rPr>
              <w:t>Triggers</w:t>
            </w:r>
          </w:p>
        </w:tc>
        <w:tc>
          <w:tcPr>
            <w:tcW w:w="7018" w:type="dxa"/>
            <w:vAlign w:val="center"/>
          </w:tcPr>
          <w:p w14:paraId="0A13A4EB" w14:textId="1B698B05" w:rsidR="00C16279" w:rsidRDefault="0019798B" w:rsidP="00F17590">
            <w:r>
              <w:t>User selects edit profile</w:t>
            </w:r>
          </w:p>
        </w:tc>
      </w:tr>
      <w:tr w:rsidR="00C16279" w14:paraId="12BA29F0" w14:textId="77777777" w:rsidTr="45D2EC54">
        <w:trPr>
          <w:trHeight w:val="340"/>
        </w:trPr>
        <w:tc>
          <w:tcPr>
            <w:tcW w:w="1838" w:type="dxa"/>
            <w:shd w:val="clear" w:color="auto" w:fill="84AC9D" w:themeFill="accent6"/>
            <w:vAlign w:val="center"/>
          </w:tcPr>
          <w:p w14:paraId="5CD65E2A" w14:textId="77777777" w:rsidR="00C16279" w:rsidRPr="003E4BDF" w:rsidRDefault="00C16279" w:rsidP="00F17590">
            <w:pPr>
              <w:rPr>
                <w:b/>
                <w:color w:val="FFFFFF" w:themeColor="background1"/>
              </w:rPr>
            </w:pPr>
            <w:r w:rsidRPr="003E4BDF">
              <w:rPr>
                <w:b/>
                <w:color w:val="FFFFFF" w:themeColor="background1"/>
              </w:rPr>
              <w:t>Post-Conditions</w:t>
            </w:r>
          </w:p>
        </w:tc>
        <w:tc>
          <w:tcPr>
            <w:tcW w:w="7018" w:type="dxa"/>
            <w:vAlign w:val="center"/>
          </w:tcPr>
          <w:p w14:paraId="26E74E78" w14:textId="0FFDA520" w:rsidR="00C16279" w:rsidRDefault="0019798B" w:rsidP="00F17590">
            <w:r>
              <w:t>Profile information is updated</w:t>
            </w:r>
          </w:p>
        </w:tc>
      </w:tr>
      <w:tr w:rsidR="00C16279" w14:paraId="71625436" w14:textId="77777777" w:rsidTr="45D2EC54">
        <w:trPr>
          <w:trHeight w:val="340"/>
        </w:trPr>
        <w:tc>
          <w:tcPr>
            <w:tcW w:w="8856" w:type="dxa"/>
            <w:gridSpan w:val="2"/>
            <w:shd w:val="clear" w:color="auto" w:fill="84AC9D" w:themeFill="accent6"/>
            <w:vAlign w:val="center"/>
          </w:tcPr>
          <w:p w14:paraId="0AE79596" w14:textId="77777777" w:rsidR="00C16279" w:rsidRDefault="00C16279" w:rsidP="00F17590">
            <w:r w:rsidRPr="003E4BDF">
              <w:rPr>
                <w:b/>
                <w:color w:val="FFFFFF" w:themeColor="background1"/>
              </w:rPr>
              <w:t>Basic Flow of Events</w:t>
            </w:r>
            <w:r>
              <w:rPr>
                <w:b/>
                <w:color w:val="FFFFFF" w:themeColor="background1"/>
              </w:rPr>
              <w:t xml:space="preserve"> / Main Success Scenario</w:t>
            </w:r>
          </w:p>
        </w:tc>
      </w:tr>
      <w:tr w:rsidR="00C16279" w:rsidRPr="00215CD5" w14:paraId="77E37C1F" w14:textId="77777777" w:rsidTr="45D2EC54">
        <w:trPr>
          <w:trHeight w:val="340"/>
        </w:trPr>
        <w:tc>
          <w:tcPr>
            <w:tcW w:w="8856" w:type="dxa"/>
            <w:gridSpan w:val="2"/>
          </w:tcPr>
          <w:p w14:paraId="550481FB" w14:textId="77777777" w:rsidR="0019798B" w:rsidRPr="0019798B" w:rsidRDefault="0019798B" w:rsidP="00042249">
            <w:pPr>
              <w:pStyle w:val="ListParagraph"/>
              <w:numPr>
                <w:ilvl w:val="0"/>
                <w:numId w:val="17"/>
              </w:numPr>
              <w:rPr>
                <w:bCs/>
                <w:color w:val="000000" w:themeColor="text1"/>
              </w:rPr>
            </w:pPr>
            <w:r w:rsidRPr="0019798B">
              <w:rPr>
                <w:bCs/>
                <w:color w:val="000000" w:themeColor="text1"/>
              </w:rPr>
              <w:t>The actor selects the option to edit their profile.</w:t>
            </w:r>
          </w:p>
          <w:p w14:paraId="28FB621C" w14:textId="77777777" w:rsidR="0019798B" w:rsidRPr="0019798B" w:rsidRDefault="0019798B" w:rsidP="00042249">
            <w:pPr>
              <w:pStyle w:val="ListParagraph"/>
              <w:numPr>
                <w:ilvl w:val="0"/>
                <w:numId w:val="17"/>
              </w:numPr>
              <w:rPr>
                <w:bCs/>
                <w:color w:val="000000" w:themeColor="text1"/>
              </w:rPr>
            </w:pPr>
            <w:r w:rsidRPr="0019798B">
              <w:rPr>
                <w:bCs/>
                <w:color w:val="000000" w:themeColor="text1"/>
              </w:rPr>
              <w:t>The system displays current profile information.</w:t>
            </w:r>
          </w:p>
          <w:p w14:paraId="4EEFA38A" w14:textId="77777777" w:rsidR="0019798B" w:rsidRPr="0019798B" w:rsidRDefault="0019798B" w:rsidP="00042249">
            <w:pPr>
              <w:pStyle w:val="ListParagraph"/>
              <w:numPr>
                <w:ilvl w:val="0"/>
                <w:numId w:val="17"/>
              </w:numPr>
              <w:rPr>
                <w:bCs/>
                <w:color w:val="000000" w:themeColor="text1"/>
              </w:rPr>
            </w:pPr>
            <w:r w:rsidRPr="0019798B">
              <w:rPr>
                <w:bCs/>
                <w:color w:val="000000" w:themeColor="text1"/>
              </w:rPr>
              <w:t>The actor updates the required details.</w:t>
            </w:r>
          </w:p>
          <w:p w14:paraId="5A61B707" w14:textId="77777777" w:rsidR="0019798B" w:rsidRPr="0019798B" w:rsidRDefault="0019798B" w:rsidP="00042249">
            <w:pPr>
              <w:pStyle w:val="ListParagraph"/>
              <w:numPr>
                <w:ilvl w:val="0"/>
                <w:numId w:val="17"/>
              </w:numPr>
              <w:rPr>
                <w:bCs/>
                <w:color w:val="000000" w:themeColor="text1"/>
              </w:rPr>
            </w:pPr>
            <w:r w:rsidRPr="0019798B">
              <w:rPr>
                <w:bCs/>
                <w:color w:val="000000" w:themeColor="text1"/>
              </w:rPr>
              <w:t>The system validates the updated information.</w:t>
            </w:r>
          </w:p>
          <w:p w14:paraId="71B775D6" w14:textId="77777777" w:rsidR="0019798B" w:rsidRPr="0019798B" w:rsidRDefault="0019798B" w:rsidP="00042249">
            <w:pPr>
              <w:pStyle w:val="ListParagraph"/>
              <w:numPr>
                <w:ilvl w:val="0"/>
                <w:numId w:val="17"/>
              </w:numPr>
              <w:rPr>
                <w:bCs/>
                <w:color w:val="000000" w:themeColor="text1"/>
              </w:rPr>
            </w:pPr>
            <w:r w:rsidRPr="0019798B">
              <w:rPr>
                <w:bCs/>
                <w:color w:val="000000" w:themeColor="text1"/>
              </w:rPr>
              <w:t>The system saves the changes.</w:t>
            </w:r>
          </w:p>
          <w:p w14:paraId="781074A2" w14:textId="26307AF8" w:rsidR="00C16279" w:rsidRPr="0019798B" w:rsidRDefault="0019798B" w:rsidP="00042249">
            <w:pPr>
              <w:pStyle w:val="ListParagraph"/>
              <w:numPr>
                <w:ilvl w:val="0"/>
                <w:numId w:val="17"/>
              </w:numPr>
              <w:rPr>
                <w:bCs/>
                <w:color w:val="000000" w:themeColor="text1"/>
              </w:rPr>
            </w:pPr>
            <w:r w:rsidRPr="0019798B">
              <w:rPr>
                <w:bCs/>
                <w:color w:val="000000" w:themeColor="text1"/>
              </w:rPr>
              <w:t>The system displays the updated profile.</w:t>
            </w:r>
          </w:p>
          <w:p w14:paraId="2A5772FF" w14:textId="77777777" w:rsidR="00C16279" w:rsidRPr="00215CD5" w:rsidRDefault="00C16279" w:rsidP="00F17590">
            <w:pPr>
              <w:rPr>
                <w:b/>
                <w:color w:val="000000" w:themeColor="text1"/>
              </w:rPr>
            </w:pPr>
          </w:p>
        </w:tc>
      </w:tr>
      <w:tr w:rsidR="00C16279" w14:paraId="25EEE242" w14:textId="77777777" w:rsidTr="45D2EC54">
        <w:trPr>
          <w:trHeight w:val="340"/>
        </w:trPr>
        <w:tc>
          <w:tcPr>
            <w:tcW w:w="8856" w:type="dxa"/>
            <w:gridSpan w:val="2"/>
            <w:shd w:val="clear" w:color="auto" w:fill="84AC9D" w:themeFill="accent6"/>
            <w:vAlign w:val="center"/>
          </w:tcPr>
          <w:p w14:paraId="5ECA7FE8" w14:textId="0120B6C3" w:rsidR="00C16279" w:rsidRDefault="2FF18A47" w:rsidP="00F17590">
            <w:r w:rsidRPr="45D2EC54">
              <w:rPr>
                <w:b/>
                <w:bCs/>
                <w:color w:val="FFFFFF" w:themeColor="background1"/>
              </w:rPr>
              <w:t>Initial UI Design</w:t>
            </w:r>
          </w:p>
          <w:p w14:paraId="6D1DA925" w14:textId="3E265913" w:rsidR="00C16279" w:rsidRDefault="00C16279" w:rsidP="45D2EC54">
            <w:pPr>
              <w:rPr>
                <w:b/>
                <w:bCs/>
                <w:color w:val="FFFFFF" w:themeColor="background1"/>
              </w:rPr>
            </w:pPr>
          </w:p>
        </w:tc>
      </w:tr>
      <w:tr w:rsidR="00C16279" w14:paraId="1567C44A" w14:textId="77777777" w:rsidTr="45D2EC54">
        <w:trPr>
          <w:trHeight w:val="340"/>
        </w:trPr>
        <w:tc>
          <w:tcPr>
            <w:tcW w:w="8856" w:type="dxa"/>
            <w:gridSpan w:val="2"/>
            <w:vAlign w:val="center"/>
          </w:tcPr>
          <w:p w14:paraId="736D4116" w14:textId="77777777" w:rsidR="00C16279" w:rsidRDefault="0041432F" w:rsidP="00F17590">
            <w:r w:rsidRPr="0041432F">
              <w:rPr>
                <w:noProof/>
              </w:rPr>
              <w:drawing>
                <wp:inline distT="0" distB="0" distL="0" distR="0" wp14:anchorId="189B4319" wp14:editId="1769D360">
                  <wp:extent cx="5439534" cy="724001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9534" cy="7240010"/>
                          </a:xfrm>
                          <a:prstGeom prst="rect">
                            <a:avLst/>
                          </a:prstGeom>
                        </pic:spPr>
                      </pic:pic>
                    </a:graphicData>
                  </a:graphic>
                </wp:inline>
              </w:drawing>
            </w:r>
          </w:p>
          <w:p w14:paraId="586AD484" w14:textId="7BF2747C" w:rsidR="00723DBB" w:rsidRDefault="00723DBB" w:rsidP="00F17590">
            <w:r w:rsidRPr="00723DBB">
              <w:rPr>
                <w:noProof/>
              </w:rPr>
              <w:drawing>
                <wp:inline distT="0" distB="0" distL="0" distR="0" wp14:anchorId="1F6BB2CF" wp14:editId="01B7691F">
                  <wp:extent cx="5391902" cy="720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1902" cy="7201905"/>
                          </a:xfrm>
                          <a:prstGeom prst="rect">
                            <a:avLst/>
                          </a:prstGeom>
                        </pic:spPr>
                      </pic:pic>
                    </a:graphicData>
                  </a:graphic>
                </wp:inline>
              </w:drawing>
            </w:r>
          </w:p>
        </w:tc>
      </w:tr>
      <w:tr w:rsidR="00C16279" w:rsidRPr="007978E7" w14:paraId="2503F1C3" w14:textId="77777777" w:rsidTr="45D2EC54">
        <w:trPr>
          <w:trHeight w:val="340"/>
        </w:trPr>
        <w:tc>
          <w:tcPr>
            <w:tcW w:w="8856" w:type="dxa"/>
            <w:gridSpan w:val="2"/>
            <w:shd w:val="clear" w:color="auto" w:fill="84AC9D" w:themeFill="accent6"/>
          </w:tcPr>
          <w:p w14:paraId="48E219C8" w14:textId="77777777" w:rsidR="00C16279" w:rsidRPr="007978E7" w:rsidRDefault="00C16279" w:rsidP="00F17590">
            <w:pPr>
              <w:rPr>
                <w:b/>
                <w:color w:val="FFFFFF" w:themeColor="background1"/>
              </w:rPr>
            </w:pPr>
            <w:r>
              <w:rPr>
                <w:b/>
                <w:color w:val="FFFFFF" w:themeColor="background1"/>
              </w:rPr>
              <w:t xml:space="preserve">Final Implemented </w:t>
            </w:r>
            <w:r w:rsidRPr="00B718EF">
              <w:rPr>
                <w:b/>
                <w:color w:val="FFFFFF" w:themeColor="background1"/>
              </w:rPr>
              <w:t>UI Design</w:t>
            </w:r>
          </w:p>
        </w:tc>
      </w:tr>
      <w:tr w:rsidR="00C16279" w14:paraId="7E3DBD9B" w14:textId="77777777" w:rsidTr="45D2EC54">
        <w:trPr>
          <w:trHeight w:val="340"/>
        </w:trPr>
        <w:tc>
          <w:tcPr>
            <w:tcW w:w="8856" w:type="dxa"/>
            <w:gridSpan w:val="2"/>
          </w:tcPr>
          <w:p w14:paraId="235E9318" w14:textId="77777777" w:rsidR="00C16279" w:rsidRDefault="00C16279" w:rsidP="00F17590"/>
        </w:tc>
      </w:tr>
    </w:tbl>
    <w:p w14:paraId="55A265C0" w14:textId="77777777" w:rsidR="0042415A" w:rsidRPr="00B718EF" w:rsidRDefault="0042415A" w:rsidP="0042415A"/>
    <w:p w14:paraId="46516471" w14:textId="75B1A7D9" w:rsidR="00B718EF" w:rsidRPr="00B718EF" w:rsidRDefault="62DF4A0D" w:rsidP="62244A9A">
      <w:pPr>
        <w:pStyle w:val="Heading4"/>
      </w:pPr>
      <w:bookmarkStart w:id="372" w:name="_Toc228791225"/>
      <w:bookmarkStart w:id="373" w:name="_Toc1466904153"/>
      <w:r>
        <w:t>Designed by &lt;</w:t>
      </w:r>
      <w:r w:rsidR="712F52E9">
        <w:t>Hlomani Mashimbye</w:t>
      </w:r>
      <w:r>
        <w:t>&gt;</w:t>
      </w:r>
      <w:bookmarkEnd w:id="372"/>
      <w:bookmarkEnd w:id="373"/>
    </w:p>
    <w:p w14:paraId="342FDCC4" w14:textId="018DE6E4" w:rsidR="00B718EF" w:rsidRPr="00B718EF" w:rsidRDefault="00B718EF" w:rsidP="00B718EF"/>
    <w:p w14:paraId="376D250C" w14:textId="321BA1D4" w:rsidR="00B718EF" w:rsidRPr="00B718EF" w:rsidRDefault="00B718EF" w:rsidP="00B718EF"/>
    <w:tbl>
      <w:tblPr>
        <w:tblStyle w:val="TableGrid"/>
        <w:tblW w:w="0" w:type="auto"/>
        <w:tblLook w:val="04A0" w:firstRow="1" w:lastRow="0" w:firstColumn="1" w:lastColumn="0" w:noHBand="0" w:noVBand="1"/>
      </w:tblPr>
      <w:tblGrid>
        <w:gridCol w:w="1838"/>
        <w:gridCol w:w="7018"/>
      </w:tblGrid>
      <w:tr w:rsidR="62244A9A" w14:paraId="6BB979EE" w14:textId="77777777" w:rsidTr="62244A9A">
        <w:trPr>
          <w:trHeight w:val="340"/>
        </w:trPr>
        <w:tc>
          <w:tcPr>
            <w:tcW w:w="1838" w:type="dxa"/>
            <w:shd w:val="clear" w:color="auto" w:fill="84AC9D" w:themeFill="accent6"/>
            <w:vAlign w:val="center"/>
          </w:tcPr>
          <w:p w14:paraId="6998AAB9" w14:textId="77777777" w:rsidR="62244A9A" w:rsidRDefault="62244A9A" w:rsidP="62244A9A">
            <w:pPr>
              <w:rPr>
                <w:b/>
                <w:bCs/>
                <w:color w:val="FFFFFF" w:themeColor="background1"/>
              </w:rPr>
            </w:pPr>
            <w:r w:rsidRPr="62244A9A">
              <w:rPr>
                <w:b/>
                <w:bCs/>
                <w:color w:val="FFFFFF" w:themeColor="background1"/>
              </w:rPr>
              <w:t>Use Case ID</w:t>
            </w:r>
          </w:p>
        </w:tc>
        <w:tc>
          <w:tcPr>
            <w:tcW w:w="7018" w:type="dxa"/>
            <w:shd w:val="clear" w:color="auto" w:fill="84AC9D" w:themeFill="accent6"/>
            <w:vAlign w:val="center"/>
          </w:tcPr>
          <w:p w14:paraId="22C21F21" w14:textId="77777777" w:rsidR="62244A9A" w:rsidRDefault="62244A9A" w:rsidP="62244A9A">
            <w:pPr>
              <w:rPr>
                <w:b/>
                <w:bCs/>
                <w:color w:val="FFFFFF" w:themeColor="background1"/>
              </w:rPr>
            </w:pPr>
            <w:r w:rsidRPr="62244A9A">
              <w:rPr>
                <w:b/>
                <w:bCs/>
                <w:color w:val="FFFFFF" w:themeColor="background1"/>
              </w:rPr>
              <w:t xml:space="preserve">Use Case Name </w:t>
            </w:r>
          </w:p>
        </w:tc>
      </w:tr>
      <w:tr w:rsidR="62244A9A" w14:paraId="4D5B174C" w14:textId="77777777" w:rsidTr="62244A9A">
        <w:trPr>
          <w:trHeight w:val="340"/>
        </w:trPr>
        <w:tc>
          <w:tcPr>
            <w:tcW w:w="1838" w:type="dxa"/>
            <w:vAlign w:val="center"/>
          </w:tcPr>
          <w:p w14:paraId="6E26D184" w14:textId="7D46F31F" w:rsidR="62244A9A" w:rsidRDefault="62244A9A">
            <w:r>
              <w:t>UC</w:t>
            </w:r>
            <w:r w:rsidR="4C454175">
              <w:t>03</w:t>
            </w:r>
            <w:r>
              <w:t>_S</w:t>
            </w:r>
          </w:p>
        </w:tc>
        <w:tc>
          <w:tcPr>
            <w:tcW w:w="7018" w:type="dxa"/>
            <w:vAlign w:val="center"/>
          </w:tcPr>
          <w:p w14:paraId="2D458CC1" w14:textId="10EC15F8" w:rsidR="62244A9A" w:rsidRDefault="62244A9A">
            <w:r w:rsidRPr="62244A9A">
              <w:rPr>
                <w:rFonts w:eastAsia="Arial" w:cs="Arial"/>
              </w:rPr>
              <w:t>View Lesson Progress</w:t>
            </w:r>
          </w:p>
        </w:tc>
      </w:tr>
      <w:tr w:rsidR="62244A9A" w14:paraId="285C5FCF" w14:textId="77777777" w:rsidTr="62244A9A">
        <w:trPr>
          <w:trHeight w:val="340"/>
        </w:trPr>
        <w:tc>
          <w:tcPr>
            <w:tcW w:w="8856" w:type="dxa"/>
            <w:gridSpan w:val="2"/>
            <w:shd w:val="clear" w:color="auto" w:fill="84AC9D" w:themeFill="accent6"/>
            <w:vAlign w:val="center"/>
          </w:tcPr>
          <w:p w14:paraId="1CEA2AA7" w14:textId="77777777" w:rsidR="62244A9A" w:rsidRDefault="62244A9A" w:rsidP="62244A9A">
            <w:pPr>
              <w:rPr>
                <w:b/>
                <w:bCs/>
                <w:color w:val="FFFFFF" w:themeColor="background1"/>
              </w:rPr>
            </w:pPr>
            <w:r w:rsidRPr="62244A9A">
              <w:rPr>
                <w:b/>
                <w:bCs/>
                <w:color w:val="FFFFFF" w:themeColor="background1"/>
              </w:rPr>
              <w:t>Actors</w:t>
            </w:r>
          </w:p>
        </w:tc>
      </w:tr>
      <w:tr w:rsidR="62244A9A" w14:paraId="4648BB0E" w14:textId="77777777" w:rsidTr="62244A9A">
        <w:trPr>
          <w:trHeight w:val="340"/>
        </w:trPr>
        <w:tc>
          <w:tcPr>
            <w:tcW w:w="8856" w:type="dxa"/>
            <w:gridSpan w:val="2"/>
            <w:vAlign w:val="center"/>
          </w:tcPr>
          <w:p w14:paraId="6C058373" w14:textId="386B60AE" w:rsidR="62244A9A" w:rsidRDefault="62244A9A">
            <w:r>
              <w:t>Student</w:t>
            </w:r>
          </w:p>
        </w:tc>
      </w:tr>
      <w:tr w:rsidR="62244A9A" w14:paraId="2BBC763A" w14:textId="77777777" w:rsidTr="62244A9A">
        <w:trPr>
          <w:trHeight w:val="340"/>
        </w:trPr>
        <w:tc>
          <w:tcPr>
            <w:tcW w:w="1838" w:type="dxa"/>
            <w:shd w:val="clear" w:color="auto" w:fill="84AC9D" w:themeFill="accent6"/>
            <w:vAlign w:val="center"/>
          </w:tcPr>
          <w:p w14:paraId="7D7C9B2C" w14:textId="77777777" w:rsidR="62244A9A" w:rsidRDefault="62244A9A" w:rsidP="62244A9A">
            <w:pPr>
              <w:rPr>
                <w:b/>
                <w:bCs/>
                <w:color w:val="FFFFFF" w:themeColor="background1"/>
              </w:rPr>
            </w:pPr>
            <w:r w:rsidRPr="62244A9A">
              <w:rPr>
                <w:b/>
                <w:bCs/>
                <w:color w:val="FFFFFF" w:themeColor="background1"/>
              </w:rPr>
              <w:t>Pre-Conditions</w:t>
            </w:r>
          </w:p>
        </w:tc>
        <w:tc>
          <w:tcPr>
            <w:tcW w:w="7018" w:type="dxa"/>
            <w:vAlign w:val="center"/>
          </w:tcPr>
          <w:p w14:paraId="1E41CE09" w14:textId="1D72F632" w:rsidR="62244A9A" w:rsidRDefault="62244A9A">
            <w:r w:rsidRPr="62244A9A">
              <w:rPr>
                <w:rFonts w:eastAsia="Arial" w:cs="Arial"/>
              </w:rPr>
              <w:t>User has an account</w:t>
            </w:r>
            <w:r>
              <w:br/>
            </w:r>
            <w:r w:rsidRPr="62244A9A">
              <w:rPr>
                <w:rFonts w:eastAsia="Arial" w:cs="Arial"/>
              </w:rPr>
              <w:t>Student has at least one booking with recorded lesson progress</w:t>
            </w:r>
          </w:p>
        </w:tc>
      </w:tr>
      <w:tr w:rsidR="62244A9A" w14:paraId="147B8EE9" w14:textId="77777777" w:rsidTr="62244A9A">
        <w:trPr>
          <w:trHeight w:val="340"/>
        </w:trPr>
        <w:tc>
          <w:tcPr>
            <w:tcW w:w="1838" w:type="dxa"/>
            <w:shd w:val="clear" w:color="auto" w:fill="84AC9D" w:themeFill="accent6"/>
            <w:vAlign w:val="center"/>
          </w:tcPr>
          <w:p w14:paraId="57F32D30" w14:textId="77777777" w:rsidR="62244A9A" w:rsidRDefault="62244A9A" w:rsidP="62244A9A">
            <w:pPr>
              <w:rPr>
                <w:b/>
                <w:bCs/>
                <w:color w:val="FFFFFF" w:themeColor="background1"/>
              </w:rPr>
            </w:pPr>
            <w:r w:rsidRPr="62244A9A">
              <w:rPr>
                <w:b/>
                <w:bCs/>
                <w:color w:val="FFFFFF" w:themeColor="background1"/>
              </w:rPr>
              <w:t>Triggers</w:t>
            </w:r>
          </w:p>
        </w:tc>
        <w:tc>
          <w:tcPr>
            <w:tcW w:w="7018" w:type="dxa"/>
            <w:vAlign w:val="center"/>
          </w:tcPr>
          <w:p w14:paraId="7E237623" w14:textId="4350513A" w:rsidR="62244A9A" w:rsidRDefault="62244A9A">
            <w:r w:rsidRPr="62244A9A">
              <w:rPr>
                <w:rFonts w:eastAsia="Arial" w:cs="Arial"/>
              </w:rPr>
              <w:t>Student selects View Lesson Progress</w:t>
            </w:r>
          </w:p>
        </w:tc>
      </w:tr>
      <w:tr w:rsidR="62244A9A" w14:paraId="6281297D" w14:textId="77777777" w:rsidTr="62244A9A">
        <w:trPr>
          <w:trHeight w:val="340"/>
        </w:trPr>
        <w:tc>
          <w:tcPr>
            <w:tcW w:w="1838" w:type="dxa"/>
            <w:shd w:val="clear" w:color="auto" w:fill="84AC9D" w:themeFill="accent6"/>
            <w:vAlign w:val="center"/>
          </w:tcPr>
          <w:p w14:paraId="50C3E26F" w14:textId="77777777" w:rsidR="62244A9A" w:rsidRDefault="62244A9A" w:rsidP="62244A9A">
            <w:pPr>
              <w:rPr>
                <w:b/>
                <w:bCs/>
                <w:color w:val="FFFFFF" w:themeColor="background1"/>
              </w:rPr>
            </w:pPr>
            <w:r w:rsidRPr="62244A9A">
              <w:rPr>
                <w:b/>
                <w:bCs/>
                <w:color w:val="FFFFFF" w:themeColor="background1"/>
              </w:rPr>
              <w:t>Post-Conditions</w:t>
            </w:r>
          </w:p>
        </w:tc>
        <w:tc>
          <w:tcPr>
            <w:tcW w:w="7018" w:type="dxa"/>
            <w:vAlign w:val="center"/>
          </w:tcPr>
          <w:p w14:paraId="4BBF08A6" w14:textId="2468937E" w:rsidR="62244A9A" w:rsidRDefault="62244A9A">
            <w:r w:rsidRPr="62244A9A">
              <w:rPr>
                <w:rFonts w:eastAsia="Arial" w:cs="Arial"/>
              </w:rPr>
              <w:t>Lesson progress information is displayed</w:t>
            </w:r>
          </w:p>
        </w:tc>
      </w:tr>
      <w:tr w:rsidR="62244A9A" w14:paraId="0507E026" w14:textId="77777777" w:rsidTr="62244A9A">
        <w:trPr>
          <w:trHeight w:val="340"/>
        </w:trPr>
        <w:tc>
          <w:tcPr>
            <w:tcW w:w="8856" w:type="dxa"/>
            <w:gridSpan w:val="2"/>
            <w:shd w:val="clear" w:color="auto" w:fill="84AC9D" w:themeFill="accent6"/>
            <w:vAlign w:val="center"/>
          </w:tcPr>
          <w:p w14:paraId="03916C9A" w14:textId="77777777" w:rsidR="62244A9A" w:rsidRDefault="62244A9A">
            <w:r w:rsidRPr="62244A9A">
              <w:rPr>
                <w:b/>
                <w:bCs/>
                <w:color w:val="FFFFFF" w:themeColor="background1"/>
              </w:rPr>
              <w:t>Basic Flow of Events / Main Success Scenario</w:t>
            </w:r>
          </w:p>
        </w:tc>
      </w:tr>
      <w:tr w:rsidR="62244A9A" w14:paraId="385FB80D" w14:textId="77777777" w:rsidTr="62244A9A">
        <w:trPr>
          <w:trHeight w:val="340"/>
        </w:trPr>
        <w:tc>
          <w:tcPr>
            <w:tcW w:w="8856" w:type="dxa"/>
            <w:gridSpan w:val="2"/>
          </w:tcPr>
          <w:p w14:paraId="1459652E" w14:textId="0A893118" w:rsidR="62244A9A" w:rsidRDefault="62244A9A" w:rsidP="00042249">
            <w:pPr>
              <w:numPr>
                <w:ilvl w:val="0"/>
                <w:numId w:val="21"/>
              </w:numPr>
              <w:rPr>
                <w:rFonts w:eastAsia="Arial" w:cs="Arial"/>
              </w:rPr>
            </w:pPr>
            <w:r w:rsidRPr="62244A9A">
              <w:rPr>
                <w:rFonts w:eastAsia="Arial" w:cs="Arial"/>
              </w:rPr>
              <w:t xml:space="preserve">The actor selects the option to view lesson progress. </w:t>
            </w:r>
          </w:p>
          <w:p w14:paraId="1086136E" w14:textId="649494B5" w:rsidR="62244A9A" w:rsidRDefault="62244A9A" w:rsidP="00042249">
            <w:pPr>
              <w:pStyle w:val="ListParagraph"/>
              <w:numPr>
                <w:ilvl w:val="0"/>
                <w:numId w:val="21"/>
              </w:numPr>
              <w:rPr>
                <w:rFonts w:eastAsia="Arial" w:cs="Arial"/>
              </w:rPr>
            </w:pPr>
            <w:r w:rsidRPr="62244A9A">
              <w:rPr>
                <w:rFonts w:eastAsia="Arial" w:cs="Arial"/>
              </w:rPr>
              <w:t xml:space="preserve">The system retrieves the student’s booking records. </w:t>
            </w:r>
          </w:p>
          <w:p w14:paraId="7B26387F" w14:textId="094B149A" w:rsidR="62244A9A" w:rsidRDefault="62244A9A" w:rsidP="00042249">
            <w:pPr>
              <w:pStyle w:val="ListParagraph"/>
              <w:numPr>
                <w:ilvl w:val="0"/>
                <w:numId w:val="21"/>
              </w:numPr>
              <w:rPr>
                <w:rFonts w:eastAsia="Arial" w:cs="Arial"/>
              </w:rPr>
            </w:pPr>
            <w:r w:rsidRPr="62244A9A">
              <w:rPr>
                <w:rFonts w:eastAsia="Arial" w:cs="Arial"/>
              </w:rPr>
              <w:t xml:space="preserve">The system retrieves associated lesson progress records. </w:t>
            </w:r>
          </w:p>
          <w:p w14:paraId="15BDA836" w14:textId="2ACFBDF1" w:rsidR="62244A9A" w:rsidRDefault="62244A9A" w:rsidP="00042249">
            <w:pPr>
              <w:pStyle w:val="ListParagraph"/>
              <w:numPr>
                <w:ilvl w:val="0"/>
                <w:numId w:val="21"/>
              </w:numPr>
              <w:rPr>
                <w:rFonts w:eastAsia="Arial" w:cs="Arial"/>
              </w:rPr>
            </w:pPr>
            <w:r w:rsidRPr="62244A9A">
              <w:rPr>
                <w:rFonts w:eastAsia="Arial" w:cs="Arial"/>
              </w:rPr>
              <w:t xml:space="preserve">The system displays lesson details (lesson name, instructor, date, status). </w:t>
            </w:r>
          </w:p>
          <w:p w14:paraId="57789FC1" w14:textId="0E938811" w:rsidR="62244A9A" w:rsidRDefault="62244A9A" w:rsidP="00042249">
            <w:pPr>
              <w:pStyle w:val="ListParagraph"/>
              <w:numPr>
                <w:ilvl w:val="0"/>
                <w:numId w:val="21"/>
              </w:numPr>
              <w:rPr>
                <w:rFonts w:eastAsia="Arial" w:cs="Arial"/>
              </w:rPr>
            </w:pPr>
            <w:r w:rsidRPr="62244A9A">
              <w:rPr>
                <w:rFonts w:eastAsia="Arial" w:cs="Arial"/>
              </w:rPr>
              <w:t xml:space="preserve">The system displays all progress records including feedback, rating, and skills covered. </w:t>
            </w:r>
          </w:p>
          <w:p w14:paraId="3A3AC6E1" w14:textId="2F28624F" w:rsidR="62244A9A" w:rsidRDefault="62244A9A" w:rsidP="00042249">
            <w:pPr>
              <w:pStyle w:val="ListParagraph"/>
              <w:numPr>
                <w:ilvl w:val="0"/>
                <w:numId w:val="21"/>
              </w:numPr>
              <w:rPr>
                <w:rFonts w:eastAsia="Arial" w:cs="Arial"/>
              </w:rPr>
            </w:pPr>
            <w:r w:rsidRPr="62244A9A">
              <w:rPr>
                <w:rFonts w:eastAsia="Arial" w:cs="Arial"/>
              </w:rPr>
              <w:t>The system highlights the current lesson status (e.g., In Progress or Completed).</w:t>
            </w:r>
          </w:p>
          <w:p w14:paraId="329C550E" w14:textId="38235C2D" w:rsidR="62244A9A" w:rsidRDefault="62244A9A" w:rsidP="62244A9A">
            <w:pPr>
              <w:ind w:left="720"/>
              <w:rPr>
                <w:b/>
                <w:bCs/>
                <w:color w:val="000000" w:themeColor="text1"/>
              </w:rPr>
            </w:pPr>
          </w:p>
        </w:tc>
      </w:tr>
      <w:tr w:rsidR="62244A9A" w14:paraId="747D6AA4" w14:textId="77777777" w:rsidTr="62244A9A">
        <w:trPr>
          <w:trHeight w:val="340"/>
        </w:trPr>
        <w:tc>
          <w:tcPr>
            <w:tcW w:w="8856" w:type="dxa"/>
            <w:gridSpan w:val="2"/>
            <w:shd w:val="clear" w:color="auto" w:fill="84AC9D" w:themeFill="accent6"/>
            <w:vAlign w:val="center"/>
          </w:tcPr>
          <w:p w14:paraId="0A1227DD" w14:textId="23215FEB" w:rsidR="62244A9A" w:rsidRDefault="62244A9A">
            <w:r w:rsidRPr="62244A9A">
              <w:rPr>
                <w:b/>
                <w:bCs/>
                <w:color w:val="FFFFFF" w:themeColor="background1"/>
              </w:rPr>
              <w:t>Initial UI Design</w:t>
            </w:r>
          </w:p>
        </w:tc>
      </w:tr>
      <w:tr w:rsidR="62244A9A" w14:paraId="6EEDB1B9" w14:textId="77777777" w:rsidTr="62244A9A">
        <w:trPr>
          <w:trHeight w:val="340"/>
        </w:trPr>
        <w:tc>
          <w:tcPr>
            <w:tcW w:w="8856" w:type="dxa"/>
            <w:gridSpan w:val="2"/>
            <w:vAlign w:val="center"/>
          </w:tcPr>
          <w:p w14:paraId="717BF20C" w14:textId="3C3D71F5" w:rsidR="62244A9A" w:rsidRDefault="62244A9A">
            <w:r>
              <w:rPr>
                <w:noProof/>
              </w:rPr>
              <w:drawing>
                <wp:inline distT="0" distB="0" distL="0" distR="0" wp14:anchorId="4329963B" wp14:editId="731CDE19">
                  <wp:extent cx="5124450" cy="5476875"/>
                  <wp:effectExtent l="0" t="0" r="0" b="0"/>
                  <wp:docPr id="72680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4866" name="Picture 2141794866"/>
                          <pic:cNvPicPr/>
                        </pic:nvPicPr>
                        <pic:blipFill>
                          <a:blip r:embed="rId29">
                            <a:extLst>
                              <a:ext uri="{28A0092B-C50C-407E-A947-70E740481C1C}">
                                <a14:useLocalDpi xmlns:a14="http://schemas.microsoft.com/office/drawing/2010/main"/>
                              </a:ext>
                            </a:extLst>
                          </a:blip>
                          <a:stretch>
                            <a:fillRect/>
                          </a:stretch>
                        </pic:blipFill>
                        <pic:spPr>
                          <a:xfrm>
                            <a:off x="0" y="0"/>
                            <a:ext cx="5124450" cy="5476875"/>
                          </a:xfrm>
                          <a:prstGeom prst="rect">
                            <a:avLst/>
                          </a:prstGeom>
                        </pic:spPr>
                      </pic:pic>
                    </a:graphicData>
                  </a:graphic>
                </wp:inline>
              </w:drawing>
            </w:r>
          </w:p>
        </w:tc>
      </w:tr>
      <w:tr w:rsidR="62244A9A" w14:paraId="6D442542" w14:textId="77777777" w:rsidTr="62244A9A">
        <w:trPr>
          <w:trHeight w:val="340"/>
        </w:trPr>
        <w:tc>
          <w:tcPr>
            <w:tcW w:w="8856" w:type="dxa"/>
            <w:gridSpan w:val="2"/>
            <w:shd w:val="clear" w:color="auto" w:fill="84AC9D" w:themeFill="accent6"/>
            <w:vAlign w:val="center"/>
          </w:tcPr>
          <w:p w14:paraId="426DB861" w14:textId="51D1BE2C" w:rsidR="62244A9A" w:rsidRDefault="62244A9A" w:rsidP="62244A9A">
            <w:pPr>
              <w:rPr>
                <w:b/>
                <w:bCs/>
                <w:color w:val="FFFFFF" w:themeColor="background1"/>
              </w:rPr>
            </w:pPr>
            <w:r w:rsidRPr="62244A9A">
              <w:rPr>
                <w:b/>
                <w:bCs/>
                <w:color w:val="FFFFFF" w:themeColor="background1"/>
              </w:rPr>
              <w:t>Final Implemented UI Design</w:t>
            </w:r>
          </w:p>
        </w:tc>
      </w:tr>
      <w:tr w:rsidR="62244A9A" w14:paraId="0BDD5AD8" w14:textId="77777777" w:rsidTr="62244A9A">
        <w:trPr>
          <w:trHeight w:val="340"/>
        </w:trPr>
        <w:tc>
          <w:tcPr>
            <w:tcW w:w="8856" w:type="dxa"/>
            <w:gridSpan w:val="2"/>
            <w:vAlign w:val="center"/>
          </w:tcPr>
          <w:p w14:paraId="7917A4C8" w14:textId="6B58350E" w:rsidR="62244A9A" w:rsidRDefault="62244A9A" w:rsidP="62244A9A">
            <w:pPr>
              <w:rPr>
                <w:b/>
                <w:bCs/>
                <w:color w:val="FFFFFF" w:themeColor="background1"/>
              </w:rPr>
            </w:pPr>
          </w:p>
        </w:tc>
      </w:tr>
    </w:tbl>
    <w:p w14:paraId="5EABCD57" w14:textId="6AFBF2BF" w:rsidR="00B718EF" w:rsidRPr="00B718EF" w:rsidRDefault="00B718EF" w:rsidP="00B718EF"/>
    <w:p w14:paraId="2259E4C0" w14:textId="77777777" w:rsidR="00B718EF" w:rsidRDefault="00B718EF">
      <w:pPr>
        <w:rPr>
          <w:rFonts w:cs="Arial"/>
          <w:b/>
          <w:bCs/>
          <w:sz w:val="22"/>
          <w:szCs w:val="26"/>
        </w:rPr>
      </w:pPr>
      <w:r>
        <w:br w:type="page"/>
      </w:r>
    </w:p>
    <w:p w14:paraId="63ADB9CD" w14:textId="6A4051C2" w:rsidR="00B718EF" w:rsidRDefault="16BBFB72" w:rsidP="00CC04DA">
      <w:pPr>
        <w:pStyle w:val="Heading4"/>
      </w:pPr>
      <w:bookmarkStart w:id="374" w:name="_Toc228791226"/>
      <w:r>
        <w:t>Designed by &lt;</w:t>
      </w:r>
      <w:r w:rsidR="4EE9D034">
        <w:t>Hlomani Mashimbye</w:t>
      </w:r>
      <w:r>
        <w:t>&gt;</w:t>
      </w:r>
      <w:bookmarkEnd w:id="374"/>
    </w:p>
    <w:p w14:paraId="217372E6" w14:textId="77777777" w:rsidR="00392A66" w:rsidRDefault="00940339" w:rsidP="00392A66">
      <w:r>
        <w:t xml:space="preserve">  </w:t>
      </w:r>
      <w:commentRangeStart w:id="375"/>
      <w:commentRangeEnd w:id="375"/>
      <w:r>
        <w:rPr>
          <w:rStyle w:val="CommentReference"/>
          <w:sz w:val="20"/>
          <w:szCs w:val="20"/>
        </w:rPr>
        <w:commentReference w:id="375"/>
      </w:r>
    </w:p>
    <w:tbl>
      <w:tblPr>
        <w:tblStyle w:val="TableGrid"/>
        <w:tblW w:w="0" w:type="auto"/>
        <w:tblLook w:val="04A0" w:firstRow="1" w:lastRow="0" w:firstColumn="1" w:lastColumn="0" w:noHBand="0" w:noVBand="1"/>
      </w:tblPr>
      <w:tblGrid>
        <w:gridCol w:w="2708"/>
        <w:gridCol w:w="7128"/>
      </w:tblGrid>
      <w:tr w:rsidR="00C16279" w:rsidRPr="003E4BDF" w14:paraId="378DB89C" w14:textId="77777777" w:rsidTr="45D2EC54">
        <w:trPr>
          <w:trHeight w:val="340"/>
        </w:trPr>
        <w:tc>
          <w:tcPr>
            <w:tcW w:w="1838" w:type="dxa"/>
            <w:shd w:val="clear" w:color="auto" w:fill="84AC9D" w:themeFill="accent6"/>
            <w:vAlign w:val="center"/>
          </w:tcPr>
          <w:p w14:paraId="1451C9B6" w14:textId="77777777" w:rsidR="00C16279" w:rsidRPr="003E4BDF" w:rsidRDefault="00C16279" w:rsidP="00F17590">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20B414C6" w14:textId="77777777" w:rsidR="00C16279" w:rsidRPr="003E4BDF" w:rsidRDefault="00C16279" w:rsidP="00F17590">
            <w:pPr>
              <w:rPr>
                <w:b/>
                <w:color w:val="FFFFFF" w:themeColor="background1"/>
              </w:rPr>
            </w:pPr>
            <w:r w:rsidRPr="003E4BDF">
              <w:rPr>
                <w:b/>
                <w:color w:val="FFFFFF" w:themeColor="background1"/>
              </w:rPr>
              <w:t xml:space="preserve">Use Case Name </w:t>
            </w:r>
          </w:p>
        </w:tc>
      </w:tr>
      <w:tr w:rsidR="00C16279" w14:paraId="47AF5604" w14:textId="77777777" w:rsidTr="45D2EC54">
        <w:trPr>
          <w:trHeight w:val="340"/>
        </w:trPr>
        <w:tc>
          <w:tcPr>
            <w:tcW w:w="1838" w:type="dxa"/>
            <w:vAlign w:val="center"/>
          </w:tcPr>
          <w:p w14:paraId="52F019DA" w14:textId="72A099D4" w:rsidR="00C16279" w:rsidRDefault="116832C7" w:rsidP="00F17590">
            <w:r>
              <w:t>UC0</w:t>
            </w:r>
            <w:r w:rsidR="1BA5A3F1">
              <w:t>4</w:t>
            </w:r>
            <w:r w:rsidR="0019798B">
              <w:t>_S</w:t>
            </w:r>
          </w:p>
        </w:tc>
        <w:tc>
          <w:tcPr>
            <w:tcW w:w="7018" w:type="dxa"/>
            <w:vAlign w:val="center"/>
          </w:tcPr>
          <w:p w14:paraId="601CB096" w14:textId="3EE1ACAB" w:rsidR="00C16279" w:rsidRDefault="0019798B" w:rsidP="00F17590">
            <w:r>
              <w:t>Search Instructor</w:t>
            </w:r>
          </w:p>
        </w:tc>
      </w:tr>
      <w:tr w:rsidR="00C16279" w:rsidRPr="003E4BDF" w14:paraId="513892CF" w14:textId="77777777" w:rsidTr="45D2EC54">
        <w:trPr>
          <w:trHeight w:val="340"/>
        </w:trPr>
        <w:tc>
          <w:tcPr>
            <w:tcW w:w="8856" w:type="dxa"/>
            <w:gridSpan w:val="2"/>
            <w:shd w:val="clear" w:color="auto" w:fill="84AC9D" w:themeFill="accent6"/>
            <w:vAlign w:val="center"/>
          </w:tcPr>
          <w:p w14:paraId="2C83A408" w14:textId="77777777" w:rsidR="00C16279" w:rsidRPr="003E4BDF" w:rsidRDefault="00C16279" w:rsidP="00F17590">
            <w:pPr>
              <w:rPr>
                <w:b/>
                <w:color w:val="FFFFFF" w:themeColor="background1"/>
              </w:rPr>
            </w:pPr>
            <w:r w:rsidRPr="003E4BDF">
              <w:rPr>
                <w:b/>
                <w:color w:val="FFFFFF" w:themeColor="background1"/>
              </w:rPr>
              <w:t>Actors</w:t>
            </w:r>
          </w:p>
        </w:tc>
      </w:tr>
      <w:tr w:rsidR="00C16279" w14:paraId="744FD62C" w14:textId="77777777" w:rsidTr="45D2EC54">
        <w:trPr>
          <w:trHeight w:val="340"/>
        </w:trPr>
        <w:tc>
          <w:tcPr>
            <w:tcW w:w="8856" w:type="dxa"/>
            <w:gridSpan w:val="2"/>
            <w:vAlign w:val="center"/>
          </w:tcPr>
          <w:p w14:paraId="0264E91E" w14:textId="3BBD4A5D" w:rsidR="00C16279" w:rsidRDefault="0019798B" w:rsidP="00F17590">
            <w:r>
              <w:t>Student</w:t>
            </w:r>
          </w:p>
        </w:tc>
      </w:tr>
      <w:tr w:rsidR="00C16279" w14:paraId="4ECFC566" w14:textId="77777777" w:rsidTr="45D2EC54">
        <w:trPr>
          <w:trHeight w:val="340"/>
        </w:trPr>
        <w:tc>
          <w:tcPr>
            <w:tcW w:w="1838" w:type="dxa"/>
            <w:shd w:val="clear" w:color="auto" w:fill="84AC9D" w:themeFill="accent6"/>
            <w:vAlign w:val="center"/>
          </w:tcPr>
          <w:p w14:paraId="35D8519F" w14:textId="77777777" w:rsidR="00C16279" w:rsidRPr="003E4BDF" w:rsidRDefault="00C16279" w:rsidP="00F17590">
            <w:pPr>
              <w:rPr>
                <w:b/>
                <w:color w:val="FFFFFF" w:themeColor="background1"/>
              </w:rPr>
            </w:pPr>
            <w:r w:rsidRPr="003E4BDF">
              <w:rPr>
                <w:b/>
                <w:color w:val="FFFFFF" w:themeColor="background1"/>
              </w:rPr>
              <w:t>Pre-Conditions</w:t>
            </w:r>
          </w:p>
        </w:tc>
        <w:tc>
          <w:tcPr>
            <w:tcW w:w="7018" w:type="dxa"/>
            <w:vAlign w:val="center"/>
          </w:tcPr>
          <w:p w14:paraId="46C00013" w14:textId="3D994873" w:rsidR="00C16279" w:rsidRDefault="0019798B" w:rsidP="00F17590">
            <w:r>
              <w:t>Student account</w:t>
            </w:r>
          </w:p>
        </w:tc>
      </w:tr>
      <w:tr w:rsidR="00C16279" w14:paraId="13B42BCE" w14:textId="77777777" w:rsidTr="45D2EC54">
        <w:trPr>
          <w:trHeight w:val="340"/>
        </w:trPr>
        <w:tc>
          <w:tcPr>
            <w:tcW w:w="1838" w:type="dxa"/>
            <w:shd w:val="clear" w:color="auto" w:fill="84AC9D" w:themeFill="accent6"/>
            <w:vAlign w:val="center"/>
          </w:tcPr>
          <w:p w14:paraId="13D4B47F" w14:textId="77777777" w:rsidR="00C16279" w:rsidRPr="003E4BDF" w:rsidRDefault="00C16279" w:rsidP="00F17590">
            <w:pPr>
              <w:rPr>
                <w:b/>
                <w:color w:val="FFFFFF" w:themeColor="background1"/>
              </w:rPr>
            </w:pPr>
            <w:r w:rsidRPr="003E4BDF">
              <w:rPr>
                <w:b/>
                <w:color w:val="FFFFFF" w:themeColor="background1"/>
              </w:rPr>
              <w:t>Triggers</w:t>
            </w:r>
          </w:p>
        </w:tc>
        <w:tc>
          <w:tcPr>
            <w:tcW w:w="7018" w:type="dxa"/>
            <w:vAlign w:val="center"/>
          </w:tcPr>
          <w:p w14:paraId="621D28D4" w14:textId="2339AFD5" w:rsidR="00C16279" w:rsidRDefault="0019798B" w:rsidP="00F17590">
            <w:r>
              <w:t>Student enters search criteria</w:t>
            </w:r>
          </w:p>
        </w:tc>
      </w:tr>
      <w:tr w:rsidR="00C16279" w14:paraId="1B3AC344" w14:textId="77777777" w:rsidTr="45D2EC54">
        <w:trPr>
          <w:trHeight w:val="340"/>
        </w:trPr>
        <w:tc>
          <w:tcPr>
            <w:tcW w:w="1838" w:type="dxa"/>
            <w:shd w:val="clear" w:color="auto" w:fill="84AC9D" w:themeFill="accent6"/>
            <w:vAlign w:val="center"/>
          </w:tcPr>
          <w:p w14:paraId="020128B3" w14:textId="77777777" w:rsidR="00C16279" w:rsidRPr="003E4BDF" w:rsidRDefault="00C16279" w:rsidP="00F17590">
            <w:pPr>
              <w:rPr>
                <w:b/>
                <w:color w:val="FFFFFF" w:themeColor="background1"/>
              </w:rPr>
            </w:pPr>
            <w:r w:rsidRPr="003E4BDF">
              <w:rPr>
                <w:b/>
                <w:color w:val="FFFFFF" w:themeColor="background1"/>
              </w:rPr>
              <w:t>Post-Conditions</w:t>
            </w:r>
          </w:p>
        </w:tc>
        <w:tc>
          <w:tcPr>
            <w:tcW w:w="7018" w:type="dxa"/>
            <w:vAlign w:val="center"/>
          </w:tcPr>
          <w:p w14:paraId="01830A9C" w14:textId="70DF5F8A" w:rsidR="00C16279" w:rsidRDefault="0019798B" w:rsidP="00F17590">
            <w:r>
              <w:t>Matching instructors are displayed</w:t>
            </w:r>
          </w:p>
        </w:tc>
      </w:tr>
      <w:tr w:rsidR="00C16279" w14:paraId="1956405E" w14:textId="77777777" w:rsidTr="45D2EC54">
        <w:trPr>
          <w:trHeight w:val="340"/>
        </w:trPr>
        <w:tc>
          <w:tcPr>
            <w:tcW w:w="8856" w:type="dxa"/>
            <w:gridSpan w:val="2"/>
            <w:shd w:val="clear" w:color="auto" w:fill="84AC9D" w:themeFill="accent6"/>
            <w:vAlign w:val="center"/>
          </w:tcPr>
          <w:p w14:paraId="3861C1D8" w14:textId="77777777" w:rsidR="00C16279" w:rsidRDefault="00C16279" w:rsidP="00F17590">
            <w:r w:rsidRPr="003E4BDF">
              <w:rPr>
                <w:b/>
                <w:color w:val="FFFFFF" w:themeColor="background1"/>
              </w:rPr>
              <w:t>Basic Flow of Events</w:t>
            </w:r>
            <w:r>
              <w:rPr>
                <w:b/>
                <w:color w:val="FFFFFF" w:themeColor="background1"/>
              </w:rPr>
              <w:t xml:space="preserve"> / Main Success Scenario</w:t>
            </w:r>
          </w:p>
        </w:tc>
      </w:tr>
      <w:tr w:rsidR="00C16279" w:rsidRPr="00215CD5" w14:paraId="34AA7B1C" w14:textId="77777777" w:rsidTr="45D2EC54">
        <w:trPr>
          <w:trHeight w:val="340"/>
        </w:trPr>
        <w:tc>
          <w:tcPr>
            <w:tcW w:w="8856" w:type="dxa"/>
            <w:gridSpan w:val="2"/>
          </w:tcPr>
          <w:p w14:paraId="23275608" w14:textId="77777777" w:rsidR="0019798B" w:rsidRPr="0019798B" w:rsidRDefault="0019798B" w:rsidP="00042249">
            <w:pPr>
              <w:pStyle w:val="ListParagraph"/>
              <w:numPr>
                <w:ilvl w:val="0"/>
                <w:numId w:val="16"/>
              </w:numPr>
              <w:rPr>
                <w:bCs/>
                <w:color w:val="000000" w:themeColor="text1"/>
              </w:rPr>
            </w:pPr>
            <w:r w:rsidRPr="0019798B">
              <w:rPr>
                <w:bCs/>
                <w:color w:val="000000" w:themeColor="text1"/>
              </w:rPr>
              <w:t>The actor enters search criteria.</w:t>
            </w:r>
          </w:p>
          <w:p w14:paraId="371C2967" w14:textId="77777777" w:rsidR="0019798B" w:rsidRPr="0019798B" w:rsidRDefault="0019798B" w:rsidP="00042249">
            <w:pPr>
              <w:pStyle w:val="ListParagraph"/>
              <w:numPr>
                <w:ilvl w:val="0"/>
                <w:numId w:val="16"/>
              </w:numPr>
              <w:rPr>
                <w:bCs/>
                <w:color w:val="000000" w:themeColor="text1"/>
              </w:rPr>
            </w:pPr>
            <w:r w:rsidRPr="0019798B">
              <w:rPr>
                <w:bCs/>
                <w:color w:val="000000" w:themeColor="text1"/>
              </w:rPr>
              <w:t>The system processes the request.</w:t>
            </w:r>
          </w:p>
          <w:p w14:paraId="4E6D381C" w14:textId="77777777" w:rsidR="0019798B" w:rsidRPr="0019798B" w:rsidRDefault="0019798B" w:rsidP="00042249">
            <w:pPr>
              <w:pStyle w:val="ListParagraph"/>
              <w:numPr>
                <w:ilvl w:val="0"/>
                <w:numId w:val="16"/>
              </w:numPr>
              <w:rPr>
                <w:bCs/>
                <w:color w:val="000000" w:themeColor="text1"/>
              </w:rPr>
            </w:pPr>
            <w:r w:rsidRPr="0019798B">
              <w:rPr>
                <w:bCs/>
                <w:color w:val="000000" w:themeColor="text1"/>
              </w:rPr>
              <w:t>The system retrieves matching instructors.</w:t>
            </w:r>
          </w:p>
          <w:p w14:paraId="47417175" w14:textId="47FA9499" w:rsidR="00C16279" w:rsidRPr="00215CD5" w:rsidRDefault="42BF4E2D" w:rsidP="00042249">
            <w:pPr>
              <w:numPr>
                <w:ilvl w:val="0"/>
                <w:numId w:val="16"/>
              </w:numPr>
              <w:rPr>
                <w:b/>
                <w:bCs/>
                <w:color w:val="000000" w:themeColor="text1"/>
              </w:rPr>
            </w:pPr>
            <w:r w:rsidRPr="45D2EC54">
              <w:rPr>
                <w:color w:val="000000" w:themeColor="text1"/>
              </w:rPr>
              <w:t xml:space="preserve">The system displays </w:t>
            </w:r>
            <w:r w:rsidR="1611FE29" w:rsidRPr="45D2EC54">
              <w:rPr>
                <w:color w:val="000000" w:themeColor="text1"/>
              </w:rPr>
              <w:t>search</w:t>
            </w:r>
            <w:r w:rsidRPr="45D2EC54">
              <w:rPr>
                <w:color w:val="000000" w:themeColor="text1"/>
              </w:rPr>
              <w:t xml:space="preserve"> results.</w:t>
            </w:r>
          </w:p>
        </w:tc>
      </w:tr>
      <w:tr w:rsidR="00C16279" w14:paraId="6FB0E1CD" w14:textId="77777777" w:rsidTr="45D2EC54">
        <w:trPr>
          <w:trHeight w:val="340"/>
        </w:trPr>
        <w:tc>
          <w:tcPr>
            <w:tcW w:w="8856" w:type="dxa"/>
            <w:gridSpan w:val="2"/>
            <w:shd w:val="clear" w:color="auto" w:fill="84AC9D" w:themeFill="accent6"/>
            <w:vAlign w:val="center"/>
          </w:tcPr>
          <w:p w14:paraId="0B41A057" w14:textId="77777777" w:rsidR="00C16279" w:rsidRDefault="00C16279" w:rsidP="00F17590">
            <w:r>
              <w:rPr>
                <w:b/>
                <w:color w:val="FFFFFF" w:themeColor="background1"/>
              </w:rPr>
              <w:t xml:space="preserve">Initial </w:t>
            </w:r>
            <w:r w:rsidRPr="00B718EF">
              <w:rPr>
                <w:b/>
                <w:color w:val="FFFFFF" w:themeColor="background1"/>
              </w:rPr>
              <w:t>UI Design</w:t>
            </w:r>
          </w:p>
        </w:tc>
      </w:tr>
      <w:tr w:rsidR="00C16279" w14:paraId="19E9B28D" w14:textId="77777777" w:rsidTr="45D2EC54">
        <w:trPr>
          <w:trHeight w:val="340"/>
        </w:trPr>
        <w:tc>
          <w:tcPr>
            <w:tcW w:w="8856" w:type="dxa"/>
            <w:gridSpan w:val="2"/>
            <w:vAlign w:val="center"/>
          </w:tcPr>
          <w:p w14:paraId="6FD35827" w14:textId="7B1C11D1" w:rsidR="00C16279" w:rsidRDefault="3CF8B4AF" w:rsidP="00F17590">
            <w:r>
              <w:rPr>
                <w:noProof/>
              </w:rPr>
              <w:drawing>
                <wp:inline distT="0" distB="0" distL="0" distR="0" wp14:anchorId="7EE47B01" wp14:editId="30AFB111">
                  <wp:extent cx="6108980" cy="3845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08980" cy="3845560"/>
                          </a:xfrm>
                          <a:prstGeom prst="rect">
                            <a:avLst/>
                          </a:prstGeom>
                        </pic:spPr>
                      </pic:pic>
                    </a:graphicData>
                  </a:graphic>
                </wp:inline>
              </w:drawing>
            </w:r>
          </w:p>
        </w:tc>
      </w:tr>
      <w:tr w:rsidR="00C16279" w:rsidRPr="007978E7" w14:paraId="2DAA89DA" w14:textId="77777777" w:rsidTr="45D2EC54">
        <w:trPr>
          <w:trHeight w:val="340"/>
        </w:trPr>
        <w:tc>
          <w:tcPr>
            <w:tcW w:w="8856" w:type="dxa"/>
            <w:gridSpan w:val="2"/>
            <w:shd w:val="clear" w:color="auto" w:fill="84AC9D" w:themeFill="accent6"/>
          </w:tcPr>
          <w:p w14:paraId="357391BB" w14:textId="77777777" w:rsidR="00C16279" w:rsidRPr="007978E7" w:rsidRDefault="00C16279" w:rsidP="00F17590">
            <w:pPr>
              <w:rPr>
                <w:b/>
                <w:color w:val="FFFFFF" w:themeColor="background1"/>
              </w:rPr>
            </w:pPr>
            <w:r>
              <w:rPr>
                <w:b/>
                <w:color w:val="FFFFFF" w:themeColor="background1"/>
              </w:rPr>
              <w:t xml:space="preserve">Final Implemented </w:t>
            </w:r>
            <w:r w:rsidRPr="00B718EF">
              <w:rPr>
                <w:b/>
                <w:color w:val="FFFFFF" w:themeColor="background1"/>
              </w:rPr>
              <w:t>UI Design</w:t>
            </w:r>
          </w:p>
        </w:tc>
      </w:tr>
      <w:tr w:rsidR="00C16279" w14:paraId="33AB209A" w14:textId="77777777" w:rsidTr="45D2EC54">
        <w:trPr>
          <w:trHeight w:val="340"/>
        </w:trPr>
        <w:tc>
          <w:tcPr>
            <w:tcW w:w="8856" w:type="dxa"/>
            <w:gridSpan w:val="2"/>
          </w:tcPr>
          <w:p w14:paraId="02773EA6" w14:textId="77777777" w:rsidR="00C16279" w:rsidRDefault="00C16279" w:rsidP="00F17590"/>
        </w:tc>
      </w:tr>
    </w:tbl>
    <w:p w14:paraId="77B68803" w14:textId="77777777" w:rsidR="0042415A" w:rsidRPr="00B718EF" w:rsidRDefault="0042415A" w:rsidP="0042415A"/>
    <w:p w14:paraId="71656EED" w14:textId="77777777" w:rsidR="009B79B9" w:rsidRPr="009B79B9" w:rsidRDefault="009B79B9" w:rsidP="009B79B9"/>
    <w:p w14:paraId="56D9BCDA" w14:textId="5D3BF9EE" w:rsidR="00C16279" w:rsidRDefault="5B27BB94" w:rsidP="00C16279">
      <w:pPr>
        <w:pStyle w:val="Heading4"/>
      </w:pPr>
      <w:bookmarkStart w:id="376" w:name="_Toc228791227"/>
      <w:r>
        <w:t>Designed by &lt;</w:t>
      </w:r>
      <w:r w:rsidR="3F12FE5A">
        <w:t>Hlomani Mashimbye</w:t>
      </w:r>
      <w:r>
        <w:t>&gt;</w:t>
      </w:r>
      <w:bookmarkEnd w:id="376"/>
    </w:p>
    <w:p w14:paraId="7A2EE4AA" w14:textId="77777777" w:rsidR="00C16279" w:rsidRDefault="00C16279" w:rsidP="00C16279">
      <w:r>
        <w:t xml:space="preserve">  </w:t>
      </w:r>
      <w:commentRangeStart w:id="377"/>
      <w:commentRangeEnd w:id="377"/>
      <w:r>
        <w:rPr>
          <w:rStyle w:val="CommentReference"/>
          <w:sz w:val="20"/>
          <w:szCs w:val="20"/>
        </w:rPr>
        <w:commentReference w:id="377"/>
      </w:r>
    </w:p>
    <w:tbl>
      <w:tblPr>
        <w:tblStyle w:val="TableGrid"/>
        <w:tblW w:w="0" w:type="auto"/>
        <w:tblLook w:val="04A0" w:firstRow="1" w:lastRow="0" w:firstColumn="1" w:lastColumn="0" w:noHBand="0" w:noVBand="1"/>
      </w:tblPr>
      <w:tblGrid>
        <w:gridCol w:w="2901"/>
        <w:gridCol w:w="7556"/>
      </w:tblGrid>
      <w:tr w:rsidR="00C16279" w:rsidRPr="003E4BDF" w14:paraId="62EB6DF9" w14:textId="77777777" w:rsidTr="00F17590">
        <w:trPr>
          <w:trHeight w:val="340"/>
        </w:trPr>
        <w:tc>
          <w:tcPr>
            <w:tcW w:w="1838" w:type="dxa"/>
            <w:shd w:val="clear" w:color="auto" w:fill="84AC9D" w:themeFill="accent6"/>
            <w:vAlign w:val="center"/>
          </w:tcPr>
          <w:p w14:paraId="7407360E" w14:textId="77777777" w:rsidR="00C16279" w:rsidRPr="003E4BDF" w:rsidRDefault="00C16279" w:rsidP="00F17590">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53B1B14B" w14:textId="77777777" w:rsidR="00C16279" w:rsidRPr="003E4BDF" w:rsidRDefault="00C16279" w:rsidP="00F17590">
            <w:pPr>
              <w:rPr>
                <w:b/>
                <w:color w:val="FFFFFF" w:themeColor="background1"/>
              </w:rPr>
            </w:pPr>
            <w:r w:rsidRPr="003E4BDF">
              <w:rPr>
                <w:b/>
                <w:color w:val="FFFFFF" w:themeColor="background1"/>
              </w:rPr>
              <w:t xml:space="preserve">Use Case Name </w:t>
            </w:r>
          </w:p>
        </w:tc>
      </w:tr>
      <w:tr w:rsidR="00C16279" w14:paraId="6472BADE" w14:textId="77777777" w:rsidTr="00F17590">
        <w:trPr>
          <w:trHeight w:val="340"/>
        </w:trPr>
        <w:tc>
          <w:tcPr>
            <w:tcW w:w="1838" w:type="dxa"/>
            <w:vAlign w:val="center"/>
          </w:tcPr>
          <w:p w14:paraId="7CE6E097" w14:textId="373A27A1" w:rsidR="00C16279" w:rsidRDefault="116832C7" w:rsidP="00F17590">
            <w:r>
              <w:t>UC0</w:t>
            </w:r>
            <w:r w:rsidR="5DB4E2B9">
              <w:t>5</w:t>
            </w:r>
            <w:r w:rsidR="0019798B">
              <w:t>_S</w:t>
            </w:r>
          </w:p>
        </w:tc>
        <w:tc>
          <w:tcPr>
            <w:tcW w:w="7018" w:type="dxa"/>
            <w:vAlign w:val="center"/>
          </w:tcPr>
          <w:p w14:paraId="4042F9B7" w14:textId="4276AF31" w:rsidR="00C16279" w:rsidRDefault="0019798B" w:rsidP="00F17590">
            <w:r w:rsidRPr="0019798B">
              <w:t>View Instructor Profile</w:t>
            </w:r>
          </w:p>
        </w:tc>
      </w:tr>
      <w:tr w:rsidR="00C16279" w:rsidRPr="003E4BDF" w14:paraId="2EBCAEEA" w14:textId="77777777" w:rsidTr="00F17590">
        <w:trPr>
          <w:trHeight w:val="340"/>
        </w:trPr>
        <w:tc>
          <w:tcPr>
            <w:tcW w:w="8856" w:type="dxa"/>
            <w:gridSpan w:val="2"/>
            <w:shd w:val="clear" w:color="auto" w:fill="84AC9D" w:themeFill="accent6"/>
            <w:vAlign w:val="center"/>
          </w:tcPr>
          <w:p w14:paraId="2077CB3D" w14:textId="77777777" w:rsidR="00C16279" w:rsidRPr="003E4BDF" w:rsidRDefault="00C16279" w:rsidP="00F17590">
            <w:pPr>
              <w:rPr>
                <w:b/>
                <w:color w:val="FFFFFF" w:themeColor="background1"/>
              </w:rPr>
            </w:pPr>
            <w:r w:rsidRPr="003E4BDF">
              <w:rPr>
                <w:b/>
                <w:color w:val="FFFFFF" w:themeColor="background1"/>
              </w:rPr>
              <w:t>Actors</w:t>
            </w:r>
          </w:p>
        </w:tc>
      </w:tr>
      <w:tr w:rsidR="00C16279" w14:paraId="66D82E6D" w14:textId="77777777" w:rsidTr="00F17590">
        <w:trPr>
          <w:trHeight w:val="340"/>
        </w:trPr>
        <w:tc>
          <w:tcPr>
            <w:tcW w:w="8856" w:type="dxa"/>
            <w:gridSpan w:val="2"/>
            <w:vAlign w:val="center"/>
          </w:tcPr>
          <w:p w14:paraId="178F12FD" w14:textId="061D1862" w:rsidR="00C16279" w:rsidRDefault="0019798B" w:rsidP="00F17590">
            <w:r>
              <w:t>Student</w:t>
            </w:r>
          </w:p>
        </w:tc>
      </w:tr>
      <w:tr w:rsidR="00C16279" w14:paraId="07C9CB99" w14:textId="77777777" w:rsidTr="00F17590">
        <w:trPr>
          <w:trHeight w:val="340"/>
        </w:trPr>
        <w:tc>
          <w:tcPr>
            <w:tcW w:w="1838" w:type="dxa"/>
            <w:shd w:val="clear" w:color="auto" w:fill="84AC9D" w:themeFill="accent6"/>
            <w:vAlign w:val="center"/>
          </w:tcPr>
          <w:p w14:paraId="0E7A067C" w14:textId="77777777" w:rsidR="00C16279" w:rsidRPr="003E4BDF" w:rsidRDefault="00C16279" w:rsidP="00F17590">
            <w:pPr>
              <w:rPr>
                <w:b/>
                <w:color w:val="FFFFFF" w:themeColor="background1"/>
              </w:rPr>
            </w:pPr>
            <w:r w:rsidRPr="003E4BDF">
              <w:rPr>
                <w:b/>
                <w:color w:val="FFFFFF" w:themeColor="background1"/>
              </w:rPr>
              <w:t>Pre-Conditions</w:t>
            </w:r>
          </w:p>
        </w:tc>
        <w:tc>
          <w:tcPr>
            <w:tcW w:w="7018" w:type="dxa"/>
            <w:vAlign w:val="center"/>
          </w:tcPr>
          <w:p w14:paraId="7A577253" w14:textId="01C88C2C" w:rsidR="00C16279" w:rsidRDefault="0019798B" w:rsidP="00F17590">
            <w:r>
              <w:t>Search results are available</w:t>
            </w:r>
          </w:p>
        </w:tc>
      </w:tr>
      <w:tr w:rsidR="00C16279" w14:paraId="3F89B337" w14:textId="77777777" w:rsidTr="00F17590">
        <w:trPr>
          <w:trHeight w:val="340"/>
        </w:trPr>
        <w:tc>
          <w:tcPr>
            <w:tcW w:w="1838" w:type="dxa"/>
            <w:shd w:val="clear" w:color="auto" w:fill="84AC9D" w:themeFill="accent6"/>
            <w:vAlign w:val="center"/>
          </w:tcPr>
          <w:p w14:paraId="6394605B" w14:textId="77777777" w:rsidR="00C16279" w:rsidRPr="003E4BDF" w:rsidRDefault="00C16279" w:rsidP="00F17590">
            <w:pPr>
              <w:rPr>
                <w:b/>
                <w:color w:val="FFFFFF" w:themeColor="background1"/>
              </w:rPr>
            </w:pPr>
            <w:r w:rsidRPr="003E4BDF">
              <w:rPr>
                <w:b/>
                <w:color w:val="FFFFFF" w:themeColor="background1"/>
              </w:rPr>
              <w:t>Triggers</w:t>
            </w:r>
          </w:p>
        </w:tc>
        <w:tc>
          <w:tcPr>
            <w:tcW w:w="7018" w:type="dxa"/>
            <w:vAlign w:val="center"/>
          </w:tcPr>
          <w:p w14:paraId="4E41709A" w14:textId="079279AB" w:rsidR="00C16279" w:rsidRDefault="0019798B" w:rsidP="00F17590">
            <w:r>
              <w:t>Student selects an instructor</w:t>
            </w:r>
          </w:p>
        </w:tc>
      </w:tr>
      <w:tr w:rsidR="00C16279" w14:paraId="3F0EF284" w14:textId="77777777" w:rsidTr="00F17590">
        <w:trPr>
          <w:trHeight w:val="340"/>
        </w:trPr>
        <w:tc>
          <w:tcPr>
            <w:tcW w:w="1838" w:type="dxa"/>
            <w:shd w:val="clear" w:color="auto" w:fill="84AC9D" w:themeFill="accent6"/>
            <w:vAlign w:val="center"/>
          </w:tcPr>
          <w:p w14:paraId="20AD14B5" w14:textId="77777777" w:rsidR="00C16279" w:rsidRPr="003E4BDF" w:rsidRDefault="00C16279" w:rsidP="00F17590">
            <w:pPr>
              <w:rPr>
                <w:b/>
                <w:color w:val="FFFFFF" w:themeColor="background1"/>
              </w:rPr>
            </w:pPr>
            <w:r w:rsidRPr="003E4BDF">
              <w:rPr>
                <w:b/>
                <w:color w:val="FFFFFF" w:themeColor="background1"/>
              </w:rPr>
              <w:t>Post-Conditions</w:t>
            </w:r>
          </w:p>
        </w:tc>
        <w:tc>
          <w:tcPr>
            <w:tcW w:w="7018" w:type="dxa"/>
            <w:vAlign w:val="center"/>
          </w:tcPr>
          <w:p w14:paraId="2B00216C" w14:textId="5CF5167A" w:rsidR="00C16279" w:rsidRDefault="0019798B" w:rsidP="00F17590">
            <w:r>
              <w:t>Instructor profile is displayed</w:t>
            </w:r>
          </w:p>
        </w:tc>
      </w:tr>
      <w:tr w:rsidR="00C16279" w14:paraId="697F6354" w14:textId="77777777" w:rsidTr="00F17590">
        <w:trPr>
          <w:trHeight w:val="340"/>
        </w:trPr>
        <w:tc>
          <w:tcPr>
            <w:tcW w:w="8856" w:type="dxa"/>
            <w:gridSpan w:val="2"/>
            <w:shd w:val="clear" w:color="auto" w:fill="84AC9D" w:themeFill="accent6"/>
            <w:vAlign w:val="center"/>
          </w:tcPr>
          <w:p w14:paraId="3B7A9A54" w14:textId="77777777" w:rsidR="00C16279" w:rsidRDefault="00C16279" w:rsidP="00F17590">
            <w:r w:rsidRPr="003E4BDF">
              <w:rPr>
                <w:b/>
                <w:color w:val="FFFFFF" w:themeColor="background1"/>
              </w:rPr>
              <w:t>Basic Flow of Events</w:t>
            </w:r>
            <w:r>
              <w:rPr>
                <w:b/>
                <w:color w:val="FFFFFF" w:themeColor="background1"/>
              </w:rPr>
              <w:t xml:space="preserve"> / Main Success Scenario</w:t>
            </w:r>
          </w:p>
        </w:tc>
      </w:tr>
      <w:tr w:rsidR="00C16279" w:rsidRPr="00215CD5" w14:paraId="36931CE8" w14:textId="77777777" w:rsidTr="00F17590">
        <w:trPr>
          <w:trHeight w:val="340"/>
        </w:trPr>
        <w:tc>
          <w:tcPr>
            <w:tcW w:w="8856" w:type="dxa"/>
            <w:gridSpan w:val="2"/>
          </w:tcPr>
          <w:p w14:paraId="5C0B1581" w14:textId="77777777" w:rsidR="0019798B" w:rsidRPr="0019798B" w:rsidRDefault="0019798B" w:rsidP="00042249">
            <w:pPr>
              <w:pStyle w:val="ListParagraph"/>
              <w:numPr>
                <w:ilvl w:val="0"/>
                <w:numId w:val="15"/>
              </w:numPr>
              <w:rPr>
                <w:bCs/>
                <w:color w:val="000000" w:themeColor="text1"/>
              </w:rPr>
            </w:pPr>
            <w:r w:rsidRPr="0019798B">
              <w:rPr>
                <w:bCs/>
                <w:color w:val="000000" w:themeColor="text1"/>
              </w:rPr>
              <w:t>The actor selects an instructor from the search results.</w:t>
            </w:r>
          </w:p>
          <w:p w14:paraId="3044EFD9" w14:textId="77777777" w:rsidR="0019798B" w:rsidRPr="0019798B" w:rsidRDefault="0019798B" w:rsidP="00042249">
            <w:pPr>
              <w:pStyle w:val="ListParagraph"/>
              <w:numPr>
                <w:ilvl w:val="0"/>
                <w:numId w:val="15"/>
              </w:numPr>
              <w:rPr>
                <w:bCs/>
                <w:color w:val="000000" w:themeColor="text1"/>
              </w:rPr>
            </w:pPr>
            <w:r w:rsidRPr="0019798B">
              <w:rPr>
                <w:bCs/>
                <w:color w:val="000000" w:themeColor="text1"/>
              </w:rPr>
              <w:t>The system retrieves the instructor’s profile details.</w:t>
            </w:r>
          </w:p>
          <w:p w14:paraId="58F127DD" w14:textId="5FB22694" w:rsidR="00C16279" w:rsidRPr="00215CD5" w:rsidRDefault="0019798B" w:rsidP="00042249">
            <w:pPr>
              <w:numPr>
                <w:ilvl w:val="0"/>
                <w:numId w:val="15"/>
              </w:numPr>
              <w:rPr>
                <w:b/>
                <w:color w:val="000000" w:themeColor="text1"/>
              </w:rPr>
            </w:pPr>
            <w:r w:rsidRPr="0019798B">
              <w:rPr>
                <w:bCs/>
                <w:color w:val="000000" w:themeColor="text1"/>
              </w:rPr>
              <w:t>The system displays the instructor’s profile.</w:t>
            </w:r>
          </w:p>
        </w:tc>
      </w:tr>
      <w:tr w:rsidR="00C16279" w14:paraId="64556C12" w14:textId="77777777" w:rsidTr="00F17590">
        <w:trPr>
          <w:trHeight w:val="340"/>
        </w:trPr>
        <w:tc>
          <w:tcPr>
            <w:tcW w:w="8856" w:type="dxa"/>
            <w:gridSpan w:val="2"/>
            <w:shd w:val="clear" w:color="auto" w:fill="84AC9D" w:themeFill="accent6"/>
            <w:vAlign w:val="center"/>
          </w:tcPr>
          <w:p w14:paraId="44C8BF08" w14:textId="77777777" w:rsidR="00C16279" w:rsidRDefault="00C16279" w:rsidP="00F17590">
            <w:r>
              <w:rPr>
                <w:b/>
                <w:color w:val="FFFFFF" w:themeColor="background1"/>
              </w:rPr>
              <w:t xml:space="preserve">Initial </w:t>
            </w:r>
            <w:r w:rsidRPr="00B718EF">
              <w:rPr>
                <w:b/>
                <w:color w:val="FFFFFF" w:themeColor="background1"/>
              </w:rPr>
              <w:t>UI Design</w:t>
            </w:r>
          </w:p>
        </w:tc>
      </w:tr>
      <w:tr w:rsidR="00C16279" w14:paraId="2F700833" w14:textId="77777777" w:rsidTr="00F17590">
        <w:trPr>
          <w:trHeight w:val="340"/>
        </w:trPr>
        <w:tc>
          <w:tcPr>
            <w:tcW w:w="8856" w:type="dxa"/>
            <w:gridSpan w:val="2"/>
            <w:vAlign w:val="center"/>
          </w:tcPr>
          <w:p w14:paraId="3C1FEA65" w14:textId="32260DDA" w:rsidR="00C16279" w:rsidRDefault="00070F78" w:rsidP="00F17590">
            <w:r w:rsidRPr="00070F78">
              <w:rPr>
                <w:noProof/>
              </w:rPr>
              <w:drawing>
                <wp:inline distT="0" distB="0" distL="0" distR="0" wp14:anchorId="78EE2574" wp14:editId="631FDB5C">
                  <wp:extent cx="6646545" cy="3977640"/>
                  <wp:effectExtent l="0" t="0" r="190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6545" cy="3977640"/>
                          </a:xfrm>
                          <a:prstGeom prst="rect">
                            <a:avLst/>
                          </a:prstGeom>
                        </pic:spPr>
                      </pic:pic>
                    </a:graphicData>
                  </a:graphic>
                </wp:inline>
              </w:drawing>
            </w:r>
          </w:p>
        </w:tc>
      </w:tr>
      <w:tr w:rsidR="00C16279" w:rsidRPr="007978E7" w14:paraId="64A1298C" w14:textId="77777777" w:rsidTr="00F17590">
        <w:trPr>
          <w:trHeight w:val="340"/>
        </w:trPr>
        <w:tc>
          <w:tcPr>
            <w:tcW w:w="8856" w:type="dxa"/>
            <w:gridSpan w:val="2"/>
            <w:shd w:val="clear" w:color="auto" w:fill="84AC9D" w:themeFill="accent6"/>
          </w:tcPr>
          <w:p w14:paraId="77F74864" w14:textId="77777777" w:rsidR="00C16279" w:rsidRPr="007978E7" w:rsidRDefault="00C16279" w:rsidP="00F17590">
            <w:pPr>
              <w:rPr>
                <w:b/>
                <w:color w:val="FFFFFF" w:themeColor="background1"/>
              </w:rPr>
            </w:pPr>
            <w:r>
              <w:rPr>
                <w:b/>
                <w:color w:val="FFFFFF" w:themeColor="background1"/>
              </w:rPr>
              <w:t xml:space="preserve">Final Implemented </w:t>
            </w:r>
            <w:r w:rsidRPr="00B718EF">
              <w:rPr>
                <w:b/>
                <w:color w:val="FFFFFF" w:themeColor="background1"/>
              </w:rPr>
              <w:t>UI Design</w:t>
            </w:r>
          </w:p>
        </w:tc>
      </w:tr>
      <w:tr w:rsidR="00C16279" w14:paraId="163E1A13" w14:textId="77777777" w:rsidTr="00F17590">
        <w:trPr>
          <w:trHeight w:val="340"/>
        </w:trPr>
        <w:tc>
          <w:tcPr>
            <w:tcW w:w="8856" w:type="dxa"/>
            <w:gridSpan w:val="2"/>
          </w:tcPr>
          <w:p w14:paraId="15C3DE91" w14:textId="77777777" w:rsidR="00C16279" w:rsidRDefault="00C16279" w:rsidP="00F17590"/>
        </w:tc>
      </w:tr>
    </w:tbl>
    <w:p w14:paraId="677B039F" w14:textId="77777777" w:rsidR="00C16279" w:rsidRPr="00B718EF" w:rsidRDefault="00C16279" w:rsidP="00C16279"/>
    <w:p w14:paraId="718686A0" w14:textId="6904B614" w:rsidR="00287C18" w:rsidRDefault="00287C18" w:rsidP="00287C18">
      <w:pPr>
        <w:pStyle w:val="Heading4"/>
      </w:pPr>
      <w:bookmarkStart w:id="378" w:name="_Toc228791228"/>
      <w:bookmarkStart w:id="379" w:name="_Toc684153567"/>
      <w:r>
        <w:t>Designed by &lt;</w:t>
      </w:r>
      <w:r w:rsidR="4E193344">
        <w:t>Lethabo Mathole</w:t>
      </w:r>
      <w:r>
        <w:t>&gt;</w:t>
      </w:r>
      <w:bookmarkEnd w:id="378"/>
      <w:bookmarkEnd w:id="379"/>
    </w:p>
    <w:p w14:paraId="50E7A973" w14:textId="77777777" w:rsidR="00287C18" w:rsidRDefault="00287C18" w:rsidP="00287C18">
      <w:r>
        <w:t xml:space="preserve">  </w:t>
      </w:r>
      <w:commentRangeStart w:id="380"/>
      <w:commentRangeEnd w:id="380"/>
      <w:r>
        <w:rPr>
          <w:rStyle w:val="CommentReference"/>
          <w:sz w:val="20"/>
          <w:szCs w:val="20"/>
        </w:rPr>
        <w:commentReference w:id="380"/>
      </w:r>
    </w:p>
    <w:tbl>
      <w:tblPr>
        <w:tblStyle w:val="TableGrid"/>
        <w:tblW w:w="0" w:type="auto"/>
        <w:tblLook w:val="04A0" w:firstRow="1" w:lastRow="0" w:firstColumn="1" w:lastColumn="0" w:noHBand="0" w:noVBand="1"/>
      </w:tblPr>
      <w:tblGrid>
        <w:gridCol w:w="1838"/>
        <w:gridCol w:w="7018"/>
      </w:tblGrid>
      <w:tr w:rsidR="00287C18" w:rsidRPr="003E4BDF" w14:paraId="2176AC11" w14:textId="77777777" w:rsidTr="00557537">
        <w:trPr>
          <w:trHeight w:val="340"/>
        </w:trPr>
        <w:tc>
          <w:tcPr>
            <w:tcW w:w="1838" w:type="dxa"/>
            <w:shd w:val="clear" w:color="auto" w:fill="84AC9D" w:themeFill="accent6"/>
            <w:vAlign w:val="center"/>
          </w:tcPr>
          <w:p w14:paraId="625C8E65" w14:textId="77777777" w:rsidR="00287C18" w:rsidRPr="003E4BDF" w:rsidRDefault="00287C18"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13CFAEEE" w14:textId="77777777" w:rsidR="00287C18" w:rsidRPr="003E4BDF" w:rsidRDefault="00287C18" w:rsidP="00557537">
            <w:pPr>
              <w:rPr>
                <w:b/>
                <w:color w:val="FFFFFF" w:themeColor="background1"/>
              </w:rPr>
            </w:pPr>
            <w:r w:rsidRPr="003E4BDF">
              <w:rPr>
                <w:b/>
                <w:color w:val="FFFFFF" w:themeColor="background1"/>
              </w:rPr>
              <w:t xml:space="preserve">Use Case Name </w:t>
            </w:r>
          </w:p>
        </w:tc>
      </w:tr>
      <w:tr w:rsidR="00287C18" w14:paraId="75DE8093" w14:textId="77777777" w:rsidTr="00557537">
        <w:trPr>
          <w:trHeight w:val="340"/>
        </w:trPr>
        <w:tc>
          <w:tcPr>
            <w:tcW w:w="1838" w:type="dxa"/>
            <w:vAlign w:val="center"/>
          </w:tcPr>
          <w:p w14:paraId="60B3C637" w14:textId="5C1FDD9D" w:rsidR="00287C18" w:rsidRDefault="116832C7" w:rsidP="00557537">
            <w:r>
              <w:t>UC0</w:t>
            </w:r>
            <w:r w:rsidR="5248B82C">
              <w:t>6</w:t>
            </w:r>
            <w:r w:rsidR="0019798B">
              <w:t>_S</w:t>
            </w:r>
          </w:p>
        </w:tc>
        <w:tc>
          <w:tcPr>
            <w:tcW w:w="7018" w:type="dxa"/>
            <w:vAlign w:val="center"/>
          </w:tcPr>
          <w:p w14:paraId="6BC8151A" w14:textId="489DE50B" w:rsidR="00287C18" w:rsidRDefault="0019798B" w:rsidP="00557537">
            <w:r>
              <w:t>Make Booking Request</w:t>
            </w:r>
          </w:p>
        </w:tc>
      </w:tr>
      <w:tr w:rsidR="00287C18" w:rsidRPr="003E4BDF" w14:paraId="7A8D11E1" w14:textId="77777777" w:rsidTr="00557537">
        <w:trPr>
          <w:trHeight w:val="340"/>
        </w:trPr>
        <w:tc>
          <w:tcPr>
            <w:tcW w:w="8856" w:type="dxa"/>
            <w:gridSpan w:val="2"/>
            <w:shd w:val="clear" w:color="auto" w:fill="84AC9D" w:themeFill="accent6"/>
            <w:vAlign w:val="center"/>
          </w:tcPr>
          <w:p w14:paraId="73F78A99" w14:textId="77777777" w:rsidR="00287C18" w:rsidRPr="003E4BDF" w:rsidRDefault="00287C18" w:rsidP="00557537">
            <w:pPr>
              <w:rPr>
                <w:b/>
                <w:color w:val="FFFFFF" w:themeColor="background1"/>
              </w:rPr>
            </w:pPr>
            <w:r w:rsidRPr="003E4BDF">
              <w:rPr>
                <w:b/>
                <w:color w:val="FFFFFF" w:themeColor="background1"/>
              </w:rPr>
              <w:t>Actors</w:t>
            </w:r>
          </w:p>
        </w:tc>
      </w:tr>
      <w:tr w:rsidR="00287C18" w14:paraId="76EACB92" w14:textId="77777777" w:rsidTr="00557537">
        <w:trPr>
          <w:trHeight w:val="340"/>
        </w:trPr>
        <w:tc>
          <w:tcPr>
            <w:tcW w:w="8856" w:type="dxa"/>
            <w:gridSpan w:val="2"/>
            <w:vAlign w:val="center"/>
          </w:tcPr>
          <w:p w14:paraId="10F3E026" w14:textId="6D68CBEB" w:rsidR="00287C18" w:rsidRDefault="0019798B" w:rsidP="00557537">
            <w:r>
              <w:t>Student</w:t>
            </w:r>
          </w:p>
        </w:tc>
      </w:tr>
      <w:tr w:rsidR="00287C18" w14:paraId="224B66C8" w14:textId="77777777" w:rsidTr="00557537">
        <w:trPr>
          <w:trHeight w:val="340"/>
        </w:trPr>
        <w:tc>
          <w:tcPr>
            <w:tcW w:w="1838" w:type="dxa"/>
            <w:shd w:val="clear" w:color="auto" w:fill="84AC9D" w:themeFill="accent6"/>
            <w:vAlign w:val="center"/>
          </w:tcPr>
          <w:p w14:paraId="2890A1F7" w14:textId="77777777" w:rsidR="00287C18" w:rsidRPr="003E4BDF" w:rsidRDefault="00287C18" w:rsidP="00557537">
            <w:pPr>
              <w:rPr>
                <w:b/>
                <w:color w:val="FFFFFF" w:themeColor="background1"/>
              </w:rPr>
            </w:pPr>
            <w:r w:rsidRPr="003E4BDF">
              <w:rPr>
                <w:b/>
                <w:color w:val="FFFFFF" w:themeColor="background1"/>
              </w:rPr>
              <w:t>Pre-Conditions</w:t>
            </w:r>
          </w:p>
        </w:tc>
        <w:tc>
          <w:tcPr>
            <w:tcW w:w="7018" w:type="dxa"/>
            <w:vAlign w:val="center"/>
          </w:tcPr>
          <w:p w14:paraId="4FA2595F" w14:textId="1D7F58F6" w:rsidR="00287C18" w:rsidRDefault="0019798B" w:rsidP="00557537">
            <w:r>
              <w:t>Student has viewed an instructor profile</w:t>
            </w:r>
          </w:p>
        </w:tc>
      </w:tr>
      <w:tr w:rsidR="00287C18" w14:paraId="578387FD" w14:textId="77777777" w:rsidTr="00557537">
        <w:trPr>
          <w:trHeight w:val="340"/>
        </w:trPr>
        <w:tc>
          <w:tcPr>
            <w:tcW w:w="1838" w:type="dxa"/>
            <w:shd w:val="clear" w:color="auto" w:fill="84AC9D" w:themeFill="accent6"/>
            <w:vAlign w:val="center"/>
          </w:tcPr>
          <w:p w14:paraId="41B2D542" w14:textId="77777777" w:rsidR="00287C18" w:rsidRPr="003E4BDF" w:rsidRDefault="00287C18" w:rsidP="00557537">
            <w:pPr>
              <w:rPr>
                <w:b/>
                <w:color w:val="FFFFFF" w:themeColor="background1"/>
              </w:rPr>
            </w:pPr>
            <w:r w:rsidRPr="003E4BDF">
              <w:rPr>
                <w:b/>
                <w:color w:val="FFFFFF" w:themeColor="background1"/>
              </w:rPr>
              <w:t>Triggers</w:t>
            </w:r>
          </w:p>
        </w:tc>
        <w:tc>
          <w:tcPr>
            <w:tcW w:w="7018" w:type="dxa"/>
            <w:vAlign w:val="center"/>
          </w:tcPr>
          <w:p w14:paraId="04AC0D36" w14:textId="57252D19" w:rsidR="00287C18" w:rsidRDefault="0019798B" w:rsidP="00557537">
            <w:r>
              <w:t>Student selects booking option</w:t>
            </w:r>
          </w:p>
        </w:tc>
      </w:tr>
      <w:tr w:rsidR="00287C18" w14:paraId="7639DAAF" w14:textId="77777777" w:rsidTr="00557537">
        <w:trPr>
          <w:trHeight w:val="340"/>
        </w:trPr>
        <w:tc>
          <w:tcPr>
            <w:tcW w:w="1838" w:type="dxa"/>
            <w:shd w:val="clear" w:color="auto" w:fill="84AC9D" w:themeFill="accent6"/>
            <w:vAlign w:val="center"/>
          </w:tcPr>
          <w:p w14:paraId="6C04D7AA" w14:textId="77777777" w:rsidR="00287C18" w:rsidRPr="003E4BDF" w:rsidRDefault="00287C18" w:rsidP="00557537">
            <w:pPr>
              <w:rPr>
                <w:b/>
                <w:color w:val="FFFFFF" w:themeColor="background1"/>
              </w:rPr>
            </w:pPr>
            <w:r w:rsidRPr="003E4BDF">
              <w:rPr>
                <w:b/>
                <w:color w:val="FFFFFF" w:themeColor="background1"/>
              </w:rPr>
              <w:t>Post-Conditions</w:t>
            </w:r>
          </w:p>
        </w:tc>
        <w:tc>
          <w:tcPr>
            <w:tcW w:w="7018" w:type="dxa"/>
            <w:vAlign w:val="center"/>
          </w:tcPr>
          <w:p w14:paraId="10D27E09" w14:textId="3D88FC2F" w:rsidR="00287C18" w:rsidRDefault="0019798B" w:rsidP="00557537">
            <w:r>
              <w:t>Booking request is recorded as pending</w:t>
            </w:r>
          </w:p>
        </w:tc>
      </w:tr>
      <w:tr w:rsidR="00287C18" w14:paraId="7A7AE03F" w14:textId="77777777" w:rsidTr="00557537">
        <w:trPr>
          <w:trHeight w:val="340"/>
        </w:trPr>
        <w:tc>
          <w:tcPr>
            <w:tcW w:w="8856" w:type="dxa"/>
            <w:gridSpan w:val="2"/>
            <w:shd w:val="clear" w:color="auto" w:fill="84AC9D" w:themeFill="accent6"/>
            <w:vAlign w:val="center"/>
          </w:tcPr>
          <w:p w14:paraId="24876D5A" w14:textId="77777777" w:rsidR="00287C18" w:rsidRDefault="00287C18" w:rsidP="00557537">
            <w:r w:rsidRPr="003E4BDF">
              <w:rPr>
                <w:b/>
                <w:color w:val="FFFFFF" w:themeColor="background1"/>
              </w:rPr>
              <w:t>Basic Flow of Events</w:t>
            </w:r>
            <w:r>
              <w:rPr>
                <w:b/>
                <w:color w:val="FFFFFF" w:themeColor="background1"/>
              </w:rPr>
              <w:t xml:space="preserve"> / Main Success Scenario</w:t>
            </w:r>
          </w:p>
        </w:tc>
      </w:tr>
      <w:tr w:rsidR="00287C18" w:rsidRPr="00215CD5" w14:paraId="764DA266" w14:textId="77777777" w:rsidTr="00557537">
        <w:trPr>
          <w:trHeight w:val="340"/>
        </w:trPr>
        <w:tc>
          <w:tcPr>
            <w:tcW w:w="8856" w:type="dxa"/>
            <w:gridSpan w:val="2"/>
          </w:tcPr>
          <w:p w14:paraId="345F0897" w14:textId="7D4EBF8D" w:rsidR="0019798B" w:rsidRPr="0019798B" w:rsidRDefault="0019798B" w:rsidP="00042249">
            <w:pPr>
              <w:pStyle w:val="ListParagraph"/>
              <w:numPr>
                <w:ilvl w:val="0"/>
                <w:numId w:val="18"/>
              </w:numPr>
              <w:rPr>
                <w:bCs/>
                <w:color w:val="000000" w:themeColor="text1"/>
              </w:rPr>
            </w:pPr>
            <w:r w:rsidRPr="0019798B">
              <w:rPr>
                <w:bCs/>
                <w:color w:val="000000" w:themeColor="text1"/>
              </w:rPr>
              <w:t>The actor selects an instructor.</w:t>
            </w:r>
          </w:p>
          <w:p w14:paraId="3CD95EF3"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actor selects a preferred date and time.</w:t>
            </w:r>
          </w:p>
          <w:p w14:paraId="7A1C5ECD"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system checks the instructor’s availability.</w:t>
            </w:r>
          </w:p>
          <w:p w14:paraId="2D6DC61A"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system confirms the selected time slot is available.</w:t>
            </w:r>
          </w:p>
          <w:p w14:paraId="67558F03"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actor confirms the booking request.</w:t>
            </w:r>
          </w:p>
          <w:p w14:paraId="585C4F70"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system records the booking request.</w:t>
            </w:r>
          </w:p>
          <w:p w14:paraId="6860645C" w14:textId="77777777" w:rsidR="0019798B" w:rsidRPr="0019798B" w:rsidRDefault="0019798B" w:rsidP="00042249">
            <w:pPr>
              <w:pStyle w:val="ListParagraph"/>
              <w:numPr>
                <w:ilvl w:val="0"/>
                <w:numId w:val="18"/>
              </w:numPr>
              <w:rPr>
                <w:bCs/>
                <w:color w:val="000000" w:themeColor="text1"/>
              </w:rPr>
            </w:pPr>
            <w:r w:rsidRPr="0019798B">
              <w:rPr>
                <w:bCs/>
                <w:color w:val="000000" w:themeColor="text1"/>
              </w:rPr>
              <w:t>The system marks the booking as pending.</w:t>
            </w:r>
          </w:p>
          <w:p w14:paraId="3713310D" w14:textId="54F7141B" w:rsidR="00287C18" w:rsidRPr="00215CD5" w:rsidRDefault="0019798B" w:rsidP="00042249">
            <w:pPr>
              <w:numPr>
                <w:ilvl w:val="0"/>
                <w:numId w:val="18"/>
              </w:numPr>
              <w:rPr>
                <w:b/>
                <w:color w:val="000000" w:themeColor="text1"/>
              </w:rPr>
            </w:pPr>
            <w:r w:rsidRPr="0019798B">
              <w:rPr>
                <w:bCs/>
                <w:color w:val="000000" w:themeColor="text1"/>
              </w:rPr>
              <w:t>The system displays a confirmation message.</w:t>
            </w:r>
          </w:p>
        </w:tc>
      </w:tr>
      <w:tr w:rsidR="00287C18" w14:paraId="3A063E09" w14:textId="77777777" w:rsidTr="00557537">
        <w:trPr>
          <w:trHeight w:val="340"/>
        </w:trPr>
        <w:tc>
          <w:tcPr>
            <w:tcW w:w="8856" w:type="dxa"/>
            <w:gridSpan w:val="2"/>
            <w:shd w:val="clear" w:color="auto" w:fill="84AC9D" w:themeFill="accent6"/>
            <w:vAlign w:val="center"/>
          </w:tcPr>
          <w:p w14:paraId="1B5C2BBA" w14:textId="77777777" w:rsidR="00287C18" w:rsidRDefault="00287C18" w:rsidP="00557537">
            <w:r>
              <w:rPr>
                <w:b/>
                <w:color w:val="FFFFFF" w:themeColor="background1"/>
              </w:rPr>
              <w:t xml:space="preserve">Initial </w:t>
            </w:r>
            <w:r w:rsidRPr="00B718EF">
              <w:rPr>
                <w:b/>
                <w:color w:val="FFFFFF" w:themeColor="background1"/>
              </w:rPr>
              <w:t>UI Design</w:t>
            </w:r>
          </w:p>
        </w:tc>
      </w:tr>
      <w:tr w:rsidR="00287C18" w14:paraId="769AE2CC" w14:textId="77777777" w:rsidTr="00557537">
        <w:trPr>
          <w:trHeight w:val="340"/>
        </w:trPr>
        <w:tc>
          <w:tcPr>
            <w:tcW w:w="8856" w:type="dxa"/>
            <w:gridSpan w:val="2"/>
            <w:vAlign w:val="center"/>
          </w:tcPr>
          <w:p w14:paraId="1C86B357" w14:textId="6E752495" w:rsidR="00287C18" w:rsidRDefault="003319AF" w:rsidP="00557537">
            <w:r w:rsidRPr="003319AF">
              <w:rPr>
                <w:noProof/>
              </w:rPr>
              <w:drawing>
                <wp:inline distT="0" distB="0" distL="0" distR="0" wp14:anchorId="1F0947F7" wp14:editId="421A8E7F">
                  <wp:extent cx="5430008" cy="721143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0008" cy="7211431"/>
                          </a:xfrm>
                          <a:prstGeom prst="rect">
                            <a:avLst/>
                          </a:prstGeom>
                        </pic:spPr>
                      </pic:pic>
                    </a:graphicData>
                  </a:graphic>
                </wp:inline>
              </w:drawing>
            </w:r>
          </w:p>
        </w:tc>
      </w:tr>
      <w:tr w:rsidR="00287C18" w:rsidRPr="007978E7" w14:paraId="098C998A" w14:textId="77777777" w:rsidTr="00557537">
        <w:trPr>
          <w:trHeight w:val="340"/>
        </w:trPr>
        <w:tc>
          <w:tcPr>
            <w:tcW w:w="8856" w:type="dxa"/>
            <w:gridSpan w:val="2"/>
            <w:shd w:val="clear" w:color="auto" w:fill="84AC9D" w:themeFill="accent6"/>
          </w:tcPr>
          <w:p w14:paraId="2EFBB647" w14:textId="77777777" w:rsidR="00287C18" w:rsidRPr="007978E7" w:rsidRDefault="00287C18"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287C18" w14:paraId="5C4BC421" w14:textId="77777777" w:rsidTr="00557537">
        <w:trPr>
          <w:trHeight w:val="340"/>
        </w:trPr>
        <w:tc>
          <w:tcPr>
            <w:tcW w:w="8856" w:type="dxa"/>
            <w:gridSpan w:val="2"/>
          </w:tcPr>
          <w:p w14:paraId="71EAEB24" w14:textId="77777777" w:rsidR="00287C18" w:rsidRDefault="00287C18" w:rsidP="00557537"/>
        </w:tc>
      </w:tr>
    </w:tbl>
    <w:p w14:paraId="61B01029" w14:textId="77777777" w:rsidR="00287C18" w:rsidRPr="00B718EF" w:rsidRDefault="00287C18" w:rsidP="00287C18"/>
    <w:p w14:paraId="3A68DD7F" w14:textId="48066935" w:rsidR="00F615BD" w:rsidRDefault="00F615BD">
      <w:r>
        <w:br w:type="page"/>
      </w:r>
    </w:p>
    <w:p w14:paraId="0A7C445E" w14:textId="12B1A716" w:rsidR="00287C18" w:rsidRPr="00B718EF" w:rsidRDefault="64076F4C" w:rsidP="62244A9A">
      <w:pPr>
        <w:pStyle w:val="Heading4"/>
      </w:pPr>
      <w:bookmarkStart w:id="381" w:name="_Toc228791229"/>
      <w:bookmarkStart w:id="382" w:name="_Toc851698775"/>
      <w:r>
        <w:t>Designed by &lt;</w:t>
      </w:r>
      <w:r w:rsidR="01FD8850">
        <w:t>Lethabo Mathole</w:t>
      </w:r>
      <w:r>
        <w:t>&gt;</w:t>
      </w:r>
      <w:bookmarkEnd w:id="381"/>
      <w:bookmarkEnd w:id="382"/>
    </w:p>
    <w:p w14:paraId="1783CA3E" w14:textId="77777777" w:rsidR="00287C18" w:rsidRPr="00B718EF" w:rsidRDefault="64076F4C" w:rsidP="00287C18">
      <w:r>
        <w:t xml:space="preserve">  </w:t>
      </w:r>
      <w:commentRangeStart w:id="383"/>
      <w:commentRangeEnd w:id="383"/>
      <w:r w:rsidR="00F615BD" w:rsidRPr="00B718EF">
        <w:rPr>
          <w:rStyle w:val="CommentReference"/>
          <w:sz w:val="20"/>
          <w:szCs w:val="20"/>
        </w:rPr>
        <w:commentReference w:id="383"/>
      </w:r>
    </w:p>
    <w:tbl>
      <w:tblPr>
        <w:tblStyle w:val="TableGrid"/>
        <w:tblW w:w="0" w:type="auto"/>
        <w:tblLook w:val="04A0" w:firstRow="1" w:lastRow="0" w:firstColumn="1" w:lastColumn="0" w:noHBand="0" w:noVBand="1"/>
      </w:tblPr>
      <w:tblGrid>
        <w:gridCol w:w="1838"/>
        <w:gridCol w:w="7018"/>
      </w:tblGrid>
      <w:tr w:rsidR="62244A9A" w14:paraId="00151945" w14:textId="77777777" w:rsidTr="62244A9A">
        <w:trPr>
          <w:trHeight w:val="340"/>
        </w:trPr>
        <w:tc>
          <w:tcPr>
            <w:tcW w:w="1838" w:type="dxa"/>
            <w:shd w:val="clear" w:color="auto" w:fill="84AC9D" w:themeFill="accent6"/>
            <w:vAlign w:val="center"/>
          </w:tcPr>
          <w:p w14:paraId="439F3194" w14:textId="77777777" w:rsidR="62244A9A" w:rsidRDefault="62244A9A" w:rsidP="62244A9A">
            <w:pPr>
              <w:rPr>
                <w:b/>
                <w:bCs/>
                <w:color w:val="FFFFFF" w:themeColor="background1"/>
              </w:rPr>
            </w:pPr>
            <w:r w:rsidRPr="62244A9A">
              <w:rPr>
                <w:b/>
                <w:bCs/>
                <w:color w:val="FFFFFF" w:themeColor="background1"/>
              </w:rPr>
              <w:t>Use Case ID</w:t>
            </w:r>
          </w:p>
        </w:tc>
        <w:tc>
          <w:tcPr>
            <w:tcW w:w="7018" w:type="dxa"/>
            <w:shd w:val="clear" w:color="auto" w:fill="84AC9D" w:themeFill="accent6"/>
            <w:vAlign w:val="center"/>
          </w:tcPr>
          <w:p w14:paraId="22FE151F" w14:textId="77777777" w:rsidR="62244A9A" w:rsidRDefault="62244A9A" w:rsidP="62244A9A">
            <w:pPr>
              <w:rPr>
                <w:b/>
                <w:bCs/>
                <w:color w:val="FFFFFF" w:themeColor="background1"/>
              </w:rPr>
            </w:pPr>
            <w:r w:rsidRPr="62244A9A">
              <w:rPr>
                <w:b/>
                <w:bCs/>
                <w:color w:val="FFFFFF" w:themeColor="background1"/>
              </w:rPr>
              <w:t xml:space="preserve">Use Case Name </w:t>
            </w:r>
          </w:p>
        </w:tc>
      </w:tr>
      <w:tr w:rsidR="62244A9A" w14:paraId="491BD336" w14:textId="77777777" w:rsidTr="62244A9A">
        <w:trPr>
          <w:trHeight w:val="340"/>
        </w:trPr>
        <w:tc>
          <w:tcPr>
            <w:tcW w:w="1838" w:type="dxa"/>
            <w:vAlign w:val="center"/>
          </w:tcPr>
          <w:p w14:paraId="3C1CA6BC" w14:textId="57260D95" w:rsidR="62244A9A" w:rsidRDefault="62244A9A">
            <w:r>
              <w:t>UC0</w:t>
            </w:r>
            <w:r w:rsidR="7CD5D458">
              <w:t>7</w:t>
            </w:r>
            <w:r>
              <w:t>_S</w:t>
            </w:r>
          </w:p>
        </w:tc>
        <w:tc>
          <w:tcPr>
            <w:tcW w:w="7018" w:type="dxa"/>
            <w:vAlign w:val="center"/>
          </w:tcPr>
          <w:p w14:paraId="3C9AF36F" w14:textId="29522088" w:rsidR="62244A9A" w:rsidRDefault="62244A9A">
            <w:r>
              <w:t>View Booking Status</w:t>
            </w:r>
          </w:p>
        </w:tc>
      </w:tr>
      <w:tr w:rsidR="62244A9A" w14:paraId="175DA2E1" w14:textId="77777777" w:rsidTr="62244A9A">
        <w:trPr>
          <w:trHeight w:val="340"/>
        </w:trPr>
        <w:tc>
          <w:tcPr>
            <w:tcW w:w="8856" w:type="dxa"/>
            <w:gridSpan w:val="2"/>
            <w:shd w:val="clear" w:color="auto" w:fill="84AC9D" w:themeFill="accent6"/>
            <w:vAlign w:val="center"/>
          </w:tcPr>
          <w:p w14:paraId="16134612" w14:textId="77777777" w:rsidR="62244A9A" w:rsidRDefault="62244A9A" w:rsidP="62244A9A">
            <w:pPr>
              <w:rPr>
                <w:b/>
                <w:bCs/>
                <w:color w:val="FFFFFF" w:themeColor="background1"/>
              </w:rPr>
            </w:pPr>
            <w:r w:rsidRPr="62244A9A">
              <w:rPr>
                <w:b/>
                <w:bCs/>
                <w:color w:val="FFFFFF" w:themeColor="background1"/>
              </w:rPr>
              <w:t>Actors</w:t>
            </w:r>
          </w:p>
        </w:tc>
      </w:tr>
      <w:tr w:rsidR="62244A9A" w14:paraId="26D1030A" w14:textId="77777777" w:rsidTr="62244A9A">
        <w:trPr>
          <w:trHeight w:val="340"/>
        </w:trPr>
        <w:tc>
          <w:tcPr>
            <w:tcW w:w="8856" w:type="dxa"/>
            <w:gridSpan w:val="2"/>
            <w:vAlign w:val="center"/>
          </w:tcPr>
          <w:p w14:paraId="4CB79BDA" w14:textId="44B58AC0" w:rsidR="62244A9A" w:rsidRDefault="62244A9A">
            <w:r>
              <w:t xml:space="preserve">Student </w:t>
            </w:r>
          </w:p>
        </w:tc>
      </w:tr>
      <w:tr w:rsidR="62244A9A" w14:paraId="50B53D73" w14:textId="77777777" w:rsidTr="62244A9A">
        <w:trPr>
          <w:trHeight w:val="340"/>
        </w:trPr>
        <w:tc>
          <w:tcPr>
            <w:tcW w:w="1838" w:type="dxa"/>
            <w:shd w:val="clear" w:color="auto" w:fill="84AC9D" w:themeFill="accent6"/>
            <w:vAlign w:val="center"/>
          </w:tcPr>
          <w:p w14:paraId="40D08D00" w14:textId="77777777" w:rsidR="62244A9A" w:rsidRDefault="62244A9A" w:rsidP="62244A9A">
            <w:pPr>
              <w:rPr>
                <w:b/>
                <w:bCs/>
                <w:color w:val="FFFFFF" w:themeColor="background1"/>
              </w:rPr>
            </w:pPr>
            <w:r w:rsidRPr="62244A9A">
              <w:rPr>
                <w:b/>
                <w:bCs/>
                <w:color w:val="FFFFFF" w:themeColor="background1"/>
              </w:rPr>
              <w:t>Pre-Conditions</w:t>
            </w:r>
          </w:p>
        </w:tc>
        <w:tc>
          <w:tcPr>
            <w:tcW w:w="7018" w:type="dxa"/>
            <w:vAlign w:val="center"/>
          </w:tcPr>
          <w:p w14:paraId="1DA812FE" w14:textId="3822E1EB" w:rsidR="62244A9A" w:rsidRDefault="62244A9A">
            <w:r>
              <w:t>Student has bookings</w:t>
            </w:r>
          </w:p>
        </w:tc>
      </w:tr>
      <w:tr w:rsidR="62244A9A" w14:paraId="5B8A4F67" w14:textId="77777777" w:rsidTr="62244A9A">
        <w:trPr>
          <w:trHeight w:val="340"/>
        </w:trPr>
        <w:tc>
          <w:tcPr>
            <w:tcW w:w="1838" w:type="dxa"/>
            <w:shd w:val="clear" w:color="auto" w:fill="84AC9D" w:themeFill="accent6"/>
            <w:vAlign w:val="center"/>
          </w:tcPr>
          <w:p w14:paraId="69825B62" w14:textId="77777777" w:rsidR="62244A9A" w:rsidRDefault="62244A9A" w:rsidP="62244A9A">
            <w:pPr>
              <w:rPr>
                <w:b/>
                <w:bCs/>
                <w:color w:val="FFFFFF" w:themeColor="background1"/>
              </w:rPr>
            </w:pPr>
            <w:r w:rsidRPr="62244A9A">
              <w:rPr>
                <w:b/>
                <w:bCs/>
                <w:color w:val="FFFFFF" w:themeColor="background1"/>
              </w:rPr>
              <w:t>Triggers</w:t>
            </w:r>
          </w:p>
        </w:tc>
        <w:tc>
          <w:tcPr>
            <w:tcW w:w="7018" w:type="dxa"/>
            <w:vAlign w:val="center"/>
          </w:tcPr>
          <w:p w14:paraId="250E8081" w14:textId="1F766E2D" w:rsidR="62244A9A" w:rsidRDefault="62244A9A">
            <w:r>
              <w:t>Student selects booking status option</w:t>
            </w:r>
          </w:p>
        </w:tc>
      </w:tr>
      <w:tr w:rsidR="62244A9A" w14:paraId="1BB15A6F" w14:textId="77777777" w:rsidTr="62244A9A">
        <w:trPr>
          <w:trHeight w:val="340"/>
        </w:trPr>
        <w:tc>
          <w:tcPr>
            <w:tcW w:w="1838" w:type="dxa"/>
            <w:shd w:val="clear" w:color="auto" w:fill="84AC9D" w:themeFill="accent6"/>
            <w:vAlign w:val="center"/>
          </w:tcPr>
          <w:p w14:paraId="5CBAAAD7" w14:textId="77777777" w:rsidR="62244A9A" w:rsidRDefault="62244A9A" w:rsidP="62244A9A">
            <w:pPr>
              <w:rPr>
                <w:b/>
                <w:bCs/>
                <w:color w:val="FFFFFF" w:themeColor="background1"/>
              </w:rPr>
            </w:pPr>
            <w:r w:rsidRPr="62244A9A">
              <w:rPr>
                <w:b/>
                <w:bCs/>
                <w:color w:val="FFFFFF" w:themeColor="background1"/>
              </w:rPr>
              <w:t>Post-Conditions</w:t>
            </w:r>
          </w:p>
        </w:tc>
        <w:tc>
          <w:tcPr>
            <w:tcW w:w="7018" w:type="dxa"/>
            <w:vAlign w:val="center"/>
          </w:tcPr>
          <w:p w14:paraId="407997F9" w14:textId="4ED4B396" w:rsidR="62244A9A" w:rsidRDefault="62244A9A">
            <w:r>
              <w:t>Booking statuses are displayed</w:t>
            </w:r>
          </w:p>
        </w:tc>
      </w:tr>
      <w:tr w:rsidR="62244A9A" w14:paraId="4B10CD98" w14:textId="77777777" w:rsidTr="62244A9A">
        <w:trPr>
          <w:trHeight w:val="340"/>
        </w:trPr>
        <w:tc>
          <w:tcPr>
            <w:tcW w:w="8856" w:type="dxa"/>
            <w:gridSpan w:val="2"/>
            <w:shd w:val="clear" w:color="auto" w:fill="84AC9D" w:themeFill="accent6"/>
            <w:vAlign w:val="center"/>
          </w:tcPr>
          <w:p w14:paraId="13037543" w14:textId="77777777" w:rsidR="62244A9A" w:rsidRDefault="62244A9A">
            <w:r w:rsidRPr="62244A9A">
              <w:rPr>
                <w:b/>
                <w:bCs/>
                <w:color w:val="FFFFFF" w:themeColor="background1"/>
              </w:rPr>
              <w:t>Basic Flow of Events / Main Success Scenario</w:t>
            </w:r>
          </w:p>
        </w:tc>
      </w:tr>
      <w:tr w:rsidR="62244A9A" w14:paraId="61AB65DE" w14:textId="77777777" w:rsidTr="62244A9A">
        <w:trPr>
          <w:trHeight w:val="340"/>
        </w:trPr>
        <w:tc>
          <w:tcPr>
            <w:tcW w:w="8856" w:type="dxa"/>
            <w:gridSpan w:val="2"/>
          </w:tcPr>
          <w:p w14:paraId="53D5E630" w14:textId="77777777" w:rsidR="62244A9A" w:rsidRDefault="62244A9A" w:rsidP="00042249">
            <w:pPr>
              <w:pStyle w:val="ListParagraph"/>
              <w:numPr>
                <w:ilvl w:val="0"/>
                <w:numId w:val="20"/>
              </w:numPr>
              <w:rPr>
                <w:color w:val="000000" w:themeColor="text1"/>
              </w:rPr>
            </w:pPr>
            <w:r w:rsidRPr="62244A9A">
              <w:rPr>
                <w:color w:val="000000" w:themeColor="text1"/>
              </w:rPr>
              <w:t>The actor selects the option to view bookings.</w:t>
            </w:r>
          </w:p>
          <w:p w14:paraId="35A09B22" w14:textId="77777777" w:rsidR="62244A9A" w:rsidRDefault="62244A9A" w:rsidP="00042249">
            <w:pPr>
              <w:pStyle w:val="ListParagraph"/>
              <w:numPr>
                <w:ilvl w:val="0"/>
                <w:numId w:val="20"/>
              </w:numPr>
              <w:rPr>
                <w:color w:val="000000" w:themeColor="text1"/>
              </w:rPr>
            </w:pPr>
            <w:r w:rsidRPr="62244A9A">
              <w:rPr>
                <w:color w:val="000000" w:themeColor="text1"/>
              </w:rPr>
              <w:t>The system retrieves all booking records.</w:t>
            </w:r>
          </w:p>
          <w:p w14:paraId="303B9CF2" w14:textId="1D8EEEA5" w:rsidR="62244A9A" w:rsidRDefault="62244A9A" w:rsidP="00042249">
            <w:pPr>
              <w:numPr>
                <w:ilvl w:val="0"/>
                <w:numId w:val="20"/>
              </w:numPr>
              <w:rPr>
                <w:b/>
                <w:bCs/>
                <w:color w:val="000000" w:themeColor="text1"/>
              </w:rPr>
            </w:pPr>
            <w:r w:rsidRPr="62244A9A">
              <w:rPr>
                <w:color w:val="000000" w:themeColor="text1"/>
              </w:rPr>
              <w:t>The system displays booking statuses.</w:t>
            </w:r>
          </w:p>
        </w:tc>
      </w:tr>
      <w:tr w:rsidR="62244A9A" w14:paraId="5BBB73EA" w14:textId="77777777" w:rsidTr="62244A9A">
        <w:trPr>
          <w:trHeight w:val="340"/>
        </w:trPr>
        <w:tc>
          <w:tcPr>
            <w:tcW w:w="8856" w:type="dxa"/>
            <w:gridSpan w:val="2"/>
            <w:shd w:val="clear" w:color="auto" w:fill="84AC9D" w:themeFill="accent6"/>
            <w:vAlign w:val="center"/>
          </w:tcPr>
          <w:p w14:paraId="0666F148" w14:textId="77777777" w:rsidR="62244A9A" w:rsidRDefault="62244A9A">
            <w:r w:rsidRPr="62244A9A">
              <w:rPr>
                <w:b/>
                <w:bCs/>
                <w:color w:val="FFFFFF" w:themeColor="background1"/>
              </w:rPr>
              <w:t>Initial UI Design</w:t>
            </w:r>
          </w:p>
        </w:tc>
      </w:tr>
      <w:tr w:rsidR="62244A9A" w14:paraId="69FBED55" w14:textId="77777777" w:rsidTr="62244A9A">
        <w:trPr>
          <w:trHeight w:val="340"/>
        </w:trPr>
        <w:tc>
          <w:tcPr>
            <w:tcW w:w="8856" w:type="dxa"/>
            <w:gridSpan w:val="2"/>
            <w:vAlign w:val="center"/>
          </w:tcPr>
          <w:p w14:paraId="771405C6" w14:textId="786B62B1" w:rsidR="62244A9A" w:rsidRDefault="62244A9A">
            <w:r>
              <w:rPr>
                <w:noProof/>
              </w:rPr>
              <w:drawing>
                <wp:inline distT="0" distB="0" distL="0" distR="0" wp14:anchorId="623F2C6F" wp14:editId="0236BA24">
                  <wp:extent cx="5410955" cy="4944165"/>
                  <wp:effectExtent l="0" t="0" r="0" b="8890"/>
                  <wp:docPr id="87566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10955" cy="4944165"/>
                          </a:xfrm>
                          <a:prstGeom prst="rect">
                            <a:avLst/>
                          </a:prstGeom>
                        </pic:spPr>
                      </pic:pic>
                    </a:graphicData>
                  </a:graphic>
                </wp:inline>
              </w:drawing>
            </w:r>
          </w:p>
        </w:tc>
      </w:tr>
      <w:tr w:rsidR="62244A9A" w14:paraId="7C18BF86" w14:textId="77777777" w:rsidTr="62244A9A">
        <w:trPr>
          <w:trHeight w:val="340"/>
        </w:trPr>
        <w:tc>
          <w:tcPr>
            <w:tcW w:w="8856" w:type="dxa"/>
            <w:gridSpan w:val="2"/>
            <w:shd w:val="clear" w:color="auto" w:fill="84AC9D" w:themeFill="accent6"/>
          </w:tcPr>
          <w:p w14:paraId="206AD0DE" w14:textId="77777777" w:rsidR="62244A9A" w:rsidRDefault="62244A9A" w:rsidP="62244A9A">
            <w:pPr>
              <w:rPr>
                <w:b/>
                <w:bCs/>
                <w:color w:val="FFFFFF" w:themeColor="background1"/>
              </w:rPr>
            </w:pPr>
            <w:r w:rsidRPr="62244A9A">
              <w:rPr>
                <w:b/>
                <w:bCs/>
                <w:color w:val="FFFFFF" w:themeColor="background1"/>
              </w:rPr>
              <w:t>Final Implemented UI Design</w:t>
            </w:r>
          </w:p>
        </w:tc>
      </w:tr>
      <w:tr w:rsidR="62244A9A" w14:paraId="75885DF0" w14:textId="77777777" w:rsidTr="62244A9A">
        <w:trPr>
          <w:trHeight w:val="340"/>
        </w:trPr>
        <w:tc>
          <w:tcPr>
            <w:tcW w:w="8856" w:type="dxa"/>
            <w:gridSpan w:val="2"/>
          </w:tcPr>
          <w:p w14:paraId="5051913E" w14:textId="77777777" w:rsidR="62244A9A" w:rsidRDefault="62244A9A"/>
        </w:tc>
      </w:tr>
    </w:tbl>
    <w:p w14:paraId="0F2B8809" w14:textId="77777777" w:rsidR="00287C18" w:rsidRPr="00B718EF" w:rsidRDefault="00287C18" w:rsidP="00287C18"/>
    <w:p w14:paraId="38FEFCD5" w14:textId="6EFB17D4" w:rsidR="00287C18" w:rsidRPr="00B718EF" w:rsidRDefault="00287C18" w:rsidP="00287C18"/>
    <w:p w14:paraId="34D54142" w14:textId="551E8A76" w:rsidR="00F615BD" w:rsidRDefault="00F615BD" w:rsidP="00F615BD">
      <w:pPr>
        <w:pStyle w:val="Heading4"/>
      </w:pPr>
      <w:bookmarkStart w:id="384" w:name="_Toc228791230"/>
      <w:bookmarkStart w:id="385" w:name="_Toc1631726409"/>
      <w:r>
        <w:t>Designed by &lt;</w:t>
      </w:r>
      <w:r w:rsidR="5B6658B8">
        <w:t>Lethabo Mathole</w:t>
      </w:r>
      <w:r>
        <w:t>&gt;</w:t>
      </w:r>
      <w:bookmarkEnd w:id="384"/>
      <w:bookmarkEnd w:id="385"/>
    </w:p>
    <w:p w14:paraId="74354F46" w14:textId="77777777" w:rsidR="00F615BD" w:rsidRDefault="00F615BD" w:rsidP="00F615BD">
      <w:r>
        <w:t xml:space="preserve">  </w:t>
      </w:r>
      <w:commentRangeStart w:id="386"/>
      <w:commentRangeEnd w:id="386"/>
      <w:r>
        <w:rPr>
          <w:rStyle w:val="CommentReference"/>
          <w:sz w:val="20"/>
          <w:szCs w:val="20"/>
        </w:rPr>
        <w:commentReference w:id="386"/>
      </w:r>
    </w:p>
    <w:tbl>
      <w:tblPr>
        <w:tblStyle w:val="TableGrid"/>
        <w:tblW w:w="0" w:type="auto"/>
        <w:tblLook w:val="04A0" w:firstRow="1" w:lastRow="0" w:firstColumn="1" w:lastColumn="0" w:noHBand="0" w:noVBand="1"/>
      </w:tblPr>
      <w:tblGrid>
        <w:gridCol w:w="1838"/>
        <w:gridCol w:w="7018"/>
      </w:tblGrid>
      <w:tr w:rsidR="00F615BD" w:rsidRPr="003E4BDF" w14:paraId="74860A74" w14:textId="77777777" w:rsidTr="00557537">
        <w:trPr>
          <w:trHeight w:val="340"/>
        </w:trPr>
        <w:tc>
          <w:tcPr>
            <w:tcW w:w="1838" w:type="dxa"/>
            <w:shd w:val="clear" w:color="auto" w:fill="84AC9D" w:themeFill="accent6"/>
            <w:vAlign w:val="center"/>
          </w:tcPr>
          <w:p w14:paraId="3C2F2984"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785874CE"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6B7BD285" w14:textId="77777777" w:rsidTr="00557537">
        <w:trPr>
          <w:trHeight w:val="340"/>
        </w:trPr>
        <w:tc>
          <w:tcPr>
            <w:tcW w:w="1838" w:type="dxa"/>
            <w:vAlign w:val="center"/>
          </w:tcPr>
          <w:p w14:paraId="554BFBA6" w14:textId="78E96CFE" w:rsidR="00F615BD" w:rsidRDefault="116832C7" w:rsidP="00557537">
            <w:r>
              <w:t>UC0</w:t>
            </w:r>
            <w:r w:rsidR="79E0F721">
              <w:t>8</w:t>
            </w:r>
            <w:r w:rsidR="0019798B">
              <w:t>_S</w:t>
            </w:r>
          </w:p>
        </w:tc>
        <w:tc>
          <w:tcPr>
            <w:tcW w:w="7018" w:type="dxa"/>
            <w:vAlign w:val="center"/>
          </w:tcPr>
          <w:p w14:paraId="5F0204B7" w14:textId="18253641" w:rsidR="00F615BD" w:rsidRDefault="0019798B" w:rsidP="00557537">
            <w:r>
              <w:t>Upload Proof of Payment</w:t>
            </w:r>
          </w:p>
        </w:tc>
      </w:tr>
      <w:tr w:rsidR="00F615BD" w:rsidRPr="003E4BDF" w14:paraId="528DFC04" w14:textId="77777777" w:rsidTr="00557537">
        <w:trPr>
          <w:trHeight w:val="340"/>
        </w:trPr>
        <w:tc>
          <w:tcPr>
            <w:tcW w:w="8856" w:type="dxa"/>
            <w:gridSpan w:val="2"/>
            <w:shd w:val="clear" w:color="auto" w:fill="84AC9D" w:themeFill="accent6"/>
            <w:vAlign w:val="center"/>
          </w:tcPr>
          <w:p w14:paraId="084823B1" w14:textId="77777777" w:rsidR="00F615BD" w:rsidRPr="003E4BDF" w:rsidRDefault="00F615BD" w:rsidP="00557537">
            <w:pPr>
              <w:rPr>
                <w:b/>
                <w:color w:val="FFFFFF" w:themeColor="background1"/>
              </w:rPr>
            </w:pPr>
            <w:r w:rsidRPr="003E4BDF">
              <w:rPr>
                <w:b/>
                <w:color w:val="FFFFFF" w:themeColor="background1"/>
              </w:rPr>
              <w:t>Actors</w:t>
            </w:r>
          </w:p>
        </w:tc>
      </w:tr>
      <w:tr w:rsidR="00F615BD" w14:paraId="16C48FB9" w14:textId="77777777" w:rsidTr="00557537">
        <w:trPr>
          <w:trHeight w:val="340"/>
        </w:trPr>
        <w:tc>
          <w:tcPr>
            <w:tcW w:w="8856" w:type="dxa"/>
            <w:gridSpan w:val="2"/>
            <w:vAlign w:val="center"/>
          </w:tcPr>
          <w:p w14:paraId="2C0A0091" w14:textId="78D9A2F1" w:rsidR="00F615BD" w:rsidRDefault="0019798B" w:rsidP="00557537">
            <w:r>
              <w:t>Student</w:t>
            </w:r>
          </w:p>
        </w:tc>
      </w:tr>
      <w:tr w:rsidR="00F615BD" w14:paraId="21C33534" w14:textId="77777777" w:rsidTr="00557537">
        <w:trPr>
          <w:trHeight w:val="340"/>
        </w:trPr>
        <w:tc>
          <w:tcPr>
            <w:tcW w:w="1838" w:type="dxa"/>
            <w:shd w:val="clear" w:color="auto" w:fill="84AC9D" w:themeFill="accent6"/>
            <w:vAlign w:val="center"/>
          </w:tcPr>
          <w:p w14:paraId="0DCA65E8"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28B42384" w14:textId="499B4E62" w:rsidR="00F615BD" w:rsidRDefault="0019798B" w:rsidP="00557537">
            <w:r>
              <w:t>A booking request exists</w:t>
            </w:r>
          </w:p>
        </w:tc>
      </w:tr>
      <w:tr w:rsidR="00F615BD" w14:paraId="3114BF41" w14:textId="77777777" w:rsidTr="00557537">
        <w:trPr>
          <w:trHeight w:val="340"/>
        </w:trPr>
        <w:tc>
          <w:tcPr>
            <w:tcW w:w="1838" w:type="dxa"/>
            <w:shd w:val="clear" w:color="auto" w:fill="84AC9D" w:themeFill="accent6"/>
            <w:vAlign w:val="center"/>
          </w:tcPr>
          <w:p w14:paraId="58DCD2D9"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2A91A932" w14:textId="7D724444" w:rsidR="00F615BD" w:rsidRDefault="0019798B" w:rsidP="00557537">
            <w:r>
              <w:t>Student selects upload option</w:t>
            </w:r>
          </w:p>
        </w:tc>
      </w:tr>
      <w:tr w:rsidR="00F615BD" w14:paraId="36021AB4" w14:textId="77777777" w:rsidTr="00557537">
        <w:trPr>
          <w:trHeight w:val="340"/>
        </w:trPr>
        <w:tc>
          <w:tcPr>
            <w:tcW w:w="1838" w:type="dxa"/>
            <w:shd w:val="clear" w:color="auto" w:fill="84AC9D" w:themeFill="accent6"/>
            <w:vAlign w:val="center"/>
          </w:tcPr>
          <w:p w14:paraId="03F9DD29"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23A61862" w14:textId="53F5F7EC" w:rsidR="00F615BD" w:rsidRDefault="0019798B" w:rsidP="00557537">
            <w:r>
              <w:t>Payment proof is stored</w:t>
            </w:r>
          </w:p>
        </w:tc>
      </w:tr>
      <w:tr w:rsidR="00F615BD" w14:paraId="3C058220" w14:textId="77777777" w:rsidTr="00557537">
        <w:trPr>
          <w:trHeight w:val="340"/>
        </w:trPr>
        <w:tc>
          <w:tcPr>
            <w:tcW w:w="8856" w:type="dxa"/>
            <w:gridSpan w:val="2"/>
            <w:shd w:val="clear" w:color="auto" w:fill="84AC9D" w:themeFill="accent6"/>
            <w:vAlign w:val="center"/>
          </w:tcPr>
          <w:p w14:paraId="09C74096"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3529316F" w14:textId="77777777" w:rsidTr="00557537">
        <w:trPr>
          <w:trHeight w:val="340"/>
        </w:trPr>
        <w:tc>
          <w:tcPr>
            <w:tcW w:w="8856" w:type="dxa"/>
            <w:gridSpan w:val="2"/>
          </w:tcPr>
          <w:p w14:paraId="58039BCE" w14:textId="77777777" w:rsidR="00420B7C" w:rsidRPr="00420B7C" w:rsidRDefault="00420B7C" w:rsidP="00042249">
            <w:pPr>
              <w:pStyle w:val="ListParagraph"/>
              <w:numPr>
                <w:ilvl w:val="0"/>
                <w:numId w:val="19"/>
              </w:numPr>
              <w:rPr>
                <w:bCs/>
                <w:color w:val="000000" w:themeColor="text1"/>
              </w:rPr>
            </w:pPr>
            <w:r w:rsidRPr="00420B7C">
              <w:rPr>
                <w:bCs/>
                <w:color w:val="000000" w:themeColor="text1"/>
              </w:rPr>
              <w:t>The actor selects a booking.</w:t>
            </w:r>
          </w:p>
          <w:p w14:paraId="1D7D2340" w14:textId="77777777" w:rsidR="00420B7C" w:rsidRPr="00420B7C" w:rsidRDefault="00420B7C" w:rsidP="00042249">
            <w:pPr>
              <w:pStyle w:val="ListParagraph"/>
              <w:numPr>
                <w:ilvl w:val="0"/>
                <w:numId w:val="19"/>
              </w:numPr>
              <w:rPr>
                <w:bCs/>
                <w:color w:val="000000" w:themeColor="text1"/>
              </w:rPr>
            </w:pPr>
            <w:r w:rsidRPr="00420B7C">
              <w:rPr>
                <w:bCs/>
                <w:color w:val="000000" w:themeColor="text1"/>
              </w:rPr>
              <w:t>The system displays booking details.</w:t>
            </w:r>
          </w:p>
          <w:p w14:paraId="64BE19ED" w14:textId="77777777" w:rsidR="00420B7C" w:rsidRPr="00420B7C" w:rsidRDefault="00420B7C" w:rsidP="00042249">
            <w:pPr>
              <w:pStyle w:val="ListParagraph"/>
              <w:numPr>
                <w:ilvl w:val="0"/>
                <w:numId w:val="19"/>
              </w:numPr>
              <w:rPr>
                <w:bCs/>
                <w:color w:val="000000" w:themeColor="text1"/>
              </w:rPr>
            </w:pPr>
            <w:r w:rsidRPr="00420B7C">
              <w:rPr>
                <w:bCs/>
                <w:color w:val="000000" w:themeColor="text1"/>
              </w:rPr>
              <w:t>The actor uploads proof of payment.</w:t>
            </w:r>
          </w:p>
          <w:p w14:paraId="6BF58478" w14:textId="77777777" w:rsidR="00420B7C" w:rsidRPr="00420B7C" w:rsidRDefault="00420B7C" w:rsidP="00042249">
            <w:pPr>
              <w:pStyle w:val="ListParagraph"/>
              <w:numPr>
                <w:ilvl w:val="0"/>
                <w:numId w:val="19"/>
              </w:numPr>
              <w:rPr>
                <w:bCs/>
                <w:color w:val="000000" w:themeColor="text1"/>
              </w:rPr>
            </w:pPr>
            <w:r w:rsidRPr="00420B7C">
              <w:rPr>
                <w:bCs/>
                <w:color w:val="000000" w:themeColor="text1"/>
              </w:rPr>
              <w:t>The system validates the uploaded file.</w:t>
            </w:r>
          </w:p>
          <w:p w14:paraId="42042C6D" w14:textId="241C3688" w:rsidR="00F615BD" w:rsidRPr="00C440F6" w:rsidRDefault="00420B7C" w:rsidP="00042249">
            <w:pPr>
              <w:pStyle w:val="ListParagraph"/>
              <w:numPr>
                <w:ilvl w:val="0"/>
                <w:numId w:val="19"/>
              </w:numPr>
              <w:rPr>
                <w:bCs/>
                <w:color w:val="000000" w:themeColor="text1"/>
              </w:rPr>
            </w:pPr>
            <w:r w:rsidRPr="00420B7C">
              <w:rPr>
                <w:bCs/>
                <w:color w:val="000000" w:themeColor="text1"/>
              </w:rPr>
              <w:t>The system stores payment proof</w:t>
            </w:r>
            <w:r w:rsidRPr="00C440F6">
              <w:rPr>
                <w:bCs/>
                <w:color w:val="000000" w:themeColor="text1"/>
              </w:rPr>
              <w:t>.</w:t>
            </w:r>
          </w:p>
        </w:tc>
      </w:tr>
      <w:tr w:rsidR="00F615BD" w14:paraId="06CA6F11" w14:textId="77777777" w:rsidTr="00557537">
        <w:trPr>
          <w:trHeight w:val="340"/>
        </w:trPr>
        <w:tc>
          <w:tcPr>
            <w:tcW w:w="8856" w:type="dxa"/>
            <w:gridSpan w:val="2"/>
            <w:shd w:val="clear" w:color="auto" w:fill="84AC9D" w:themeFill="accent6"/>
            <w:vAlign w:val="center"/>
          </w:tcPr>
          <w:p w14:paraId="085A2F04"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4FAE22A8" w14:textId="77777777" w:rsidTr="00557537">
        <w:trPr>
          <w:trHeight w:val="340"/>
        </w:trPr>
        <w:tc>
          <w:tcPr>
            <w:tcW w:w="8856" w:type="dxa"/>
            <w:gridSpan w:val="2"/>
            <w:vAlign w:val="center"/>
          </w:tcPr>
          <w:p w14:paraId="1F13A503" w14:textId="166222EF" w:rsidR="00F615BD" w:rsidRDefault="00301C21" w:rsidP="00557537">
            <w:r w:rsidRPr="00301C21">
              <w:rPr>
                <w:noProof/>
              </w:rPr>
              <w:drawing>
                <wp:inline distT="0" distB="0" distL="0" distR="0" wp14:anchorId="4DE2EF15" wp14:editId="15FAE4AE">
                  <wp:extent cx="5449060" cy="53156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49060" cy="5315692"/>
                          </a:xfrm>
                          <a:prstGeom prst="rect">
                            <a:avLst/>
                          </a:prstGeom>
                        </pic:spPr>
                      </pic:pic>
                    </a:graphicData>
                  </a:graphic>
                </wp:inline>
              </w:drawing>
            </w:r>
          </w:p>
        </w:tc>
      </w:tr>
      <w:tr w:rsidR="00F615BD" w:rsidRPr="007978E7" w14:paraId="17CF528B" w14:textId="77777777" w:rsidTr="00557537">
        <w:trPr>
          <w:trHeight w:val="340"/>
        </w:trPr>
        <w:tc>
          <w:tcPr>
            <w:tcW w:w="8856" w:type="dxa"/>
            <w:gridSpan w:val="2"/>
            <w:shd w:val="clear" w:color="auto" w:fill="84AC9D" w:themeFill="accent6"/>
          </w:tcPr>
          <w:p w14:paraId="66745435"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608D65B0" w14:textId="77777777" w:rsidTr="00557537">
        <w:trPr>
          <w:trHeight w:val="340"/>
        </w:trPr>
        <w:tc>
          <w:tcPr>
            <w:tcW w:w="8856" w:type="dxa"/>
            <w:gridSpan w:val="2"/>
          </w:tcPr>
          <w:p w14:paraId="079E5772" w14:textId="77777777" w:rsidR="00F615BD" w:rsidRDefault="00F615BD" w:rsidP="00557537"/>
        </w:tc>
      </w:tr>
    </w:tbl>
    <w:p w14:paraId="6ABA7B03" w14:textId="2962DA36" w:rsidR="00C16279" w:rsidRPr="00B718EF" w:rsidRDefault="00C16279" w:rsidP="00C16279"/>
    <w:p w14:paraId="1FC90E30" w14:textId="3ADBA947" w:rsidR="00C16279" w:rsidRPr="00B718EF" w:rsidRDefault="00C16279" w:rsidP="00C16279">
      <w:r>
        <w:br w:type="page"/>
      </w:r>
    </w:p>
    <w:p w14:paraId="3C65EA4A" w14:textId="33D74C94" w:rsidR="00C16279" w:rsidRPr="00B718EF" w:rsidRDefault="00C16279" w:rsidP="62244A9A"/>
    <w:p w14:paraId="286C58C4" w14:textId="25C44E8B" w:rsidR="00C16279" w:rsidRPr="00B718EF" w:rsidRDefault="00C16279" w:rsidP="62244A9A"/>
    <w:p w14:paraId="024A1BCB" w14:textId="077AEEE9" w:rsidR="00C16279" w:rsidRPr="00B718EF" w:rsidRDefault="62043830" w:rsidP="62244A9A">
      <w:pPr>
        <w:rPr>
          <w:rFonts w:eastAsia="Arial" w:cs="Arial"/>
          <w:i/>
          <w:iCs/>
          <w:sz w:val="22"/>
          <w:szCs w:val="22"/>
        </w:rPr>
      </w:pPr>
      <w:r w:rsidRPr="350C2021">
        <w:rPr>
          <w:rFonts w:eastAsia="Arial" w:cs="Arial"/>
        </w:rPr>
        <w:t xml:space="preserve"> </w:t>
      </w:r>
    </w:p>
    <w:p w14:paraId="2F317125" w14:textId="1816CBD4" w:rsidR="4C3F962C" w:rsidRDefault="4C3F962C" w:rsidP="350C2021">
      <w:pPr>
        <w:pStyle w:val="Heading4"/>
      </w:pPr>
      <w:bookmarkStart w:id="387" w:name="_Toc228791231"/>
      <w:bookmarkStart w:id="388" w:name="_Toc1534605391"/>
      <w:r>
        <w:t>Designed by &lt;Awonke Gana&gt;</w:t>
      </w:r>
      <w:bookmarkEnd w:id="387"/>
      <w:bookmarkEnd w:id="388"/>
    </w:p>
    <w:p w14:paraId="503DF8B5" w14:textId="17EAD9A6" w:rsidR="350C2021" w:rsidRDefault="350C2021" w:rsidP="350C2021">
      <w:pPr>
        <w:rPr>
          <w:rFonts w:eastAsia="Arial" w:cs="Arial"/>
          <w:i/>
          <w:iCs/>
          <w:sz w:val="22"/>
          <w:szCs w:val="22"/>
        </w:rPr>
      </w:pPr>
    </w:p>
    <w:p w14:paraId="29A11AF6" w14:textId="099E5C04" w:rsidR="00C16279" w:rsidRPr="00B718EF" w:rsidRDefault="4FE22E18" w:rsidP="62244A9A">
      <w:r w:rsidRPr="62244A9A">
        <w:rPr>
          <w:rFonts w:eastAsia="Arial" w:cs="Arial"/>
        </w:rPr>
        <w:t xml:space="preserve">  </w:t>
      </w:r>
    </w:p>
    <w:tbl>
      <w:tblPr>
        <w:tblStyle w:val="TableGrid"/>
        <w:tblW w:w="0" w:type="auto"/>
        <w:tblLook w:val="04A0" w:firstRow="1" w:lastRow="0" w:firstColumn="1" w:lastColumn="0" w:noHBand="0" w:noVBand="1"/>
      </w:tblPr>
      <w:tblGrid>
        <w:gridCol w:w="4710"/>
        <w:gridCol w:w="4710"/>
      </w:tblGrid>
      <w:tr w:rsidR="62244A9A" w14:paraId="18F446A7" w14:textId="77777777" w:rsidTr="62244A9A">
        <w:trPr>
          <w:trHeight w:val="345"/>
        </w:trPr>
        <w:tc>
          <w:tcPr>
            <w:tcW w:w="4710" w:type="dxa"/>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5D38705B" w14:textId="333EA716" w:rsidR="62244A9A" w:rsidRDefault="62244A9A" w:rsidP="62244A9A">
            <w:r w:rsidRPr="62244A9A">
              <w:rPr>
                <w:rFonts w:eastAsia="Arial" w:cs="Arial"/>
                <w:b/>
                <w:bCs/>
                <w:color w:val="FFFFFF" w:themeColor="background1"/>
              </w:rPr>
              <w:t>Use Case ID</w:t>
            </w:r>
          </w:p>
        </w:tc>
        <w:tc>
          <w:tcPr>
            <w:tcW w:w="4710" w:type="dxa"/>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626147E8" w14:textId="470A0ADD" w:rsidR="62244A9A" w:rsidRDefault="62244A9A" w:rsidP="62244A9A">
            <w:r w:rsidRPr="62244A9A">
              <w:rPr>
                <w:rFonts w:eastAsia="Arial" w:cs="Arial"/>
                <w:b/>
                <w:bCs/>
                <w:color w:val="FFFFFF" w:themeColor="background1"/>
              </w:rPr>
              <w:t xml:space="preserve">Use Case Name </w:t>
            </w:r>
          </w:p>
        </w:tc>
      </w:tr>
      <w:tr w:rsidR="62244A9A" w14:paraId="3403E0FE" w14:textId="77777777" w:rsidTr="62244A9A">
        <w:trPr>
          <w:trHeight w:val="345"/>
        </w:trPr>
        <w:tc>
          <w:tcPr>
            <w:tcW w:w="47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92D835" w14:textId="5925519F" w:rsidR="62244A9A" w:rsidRDefault="62244A9A" w:rsidP="62244A9A">
            <w:r w:rsidRPr="62244A9A">
              <w:rPr>
                <w:rFonts w:eastAsia="Arial" w:cs="Arial"/>
              </w:rPr>
              <w:t>UC09_S</w:t>
            </w:r>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6B8A7" w14:textId="036EE8D4" w:rsidR="62244A9A" w:rsidRDefault="62244A9A" w:rsidP="62244A9A">
            <w:r w:rsidRPr="62244A9A">
              <w:rPr>
                <w:rFonts w:eastAsia="Arial" w:cs="Arial"/>
              </w:rPr>
              <w:t>View completed lessons</w:t>
            </w:r>
          </w:p>
        </w:tc>
      </w:tr>
      <w:tr w:rsidR="62244A9A" w14:paraId="41C9C4D9"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7F64E815" w14:textId="7C6FEFD0" w:rsidR="62244A9A" w:rsidRDefault="62244A9A" w:rsidP="62244A9A">
            <w:r w:rsidRPr="62244A9A">
              <w:rPr>
                <w:rFonts w:eastAsia="Arial" w:cs="Arial"/>
                <w:b/>
                <w:bCs/>
                <w:color w:val="FFFFFF" w:themeColor="background1"/>
              </w:rPr>
              <w:t>Actors</w:t>
            </w:r>
          </w:p>
        </w:tc>
      </w:tr>
      <w:tr w:rsidR="62244A9A" w14:paraId="1022903F"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F16E7" w14:textId="11908324" w:rsidR="62244A9A" w:rsidRDefault="62244A9A" w:rsidP="62244A9A">
            <w:r w:rsidRPr="62244A9A">
              <w:rPr>
                <w:rFonts w:eastAsia="Arial" w:cs="Arial"/>
              </w:rPr>
              <w:t>Student</w:t>
            </w:r>
          </w:p>
        </w:tc>
      </w:tr>
      <w:tr w:rsidR="62244A9A" w14:paraId="421E4DE6" w14:textId="77777777" w:rsidTr="62244A9A">
        <w:trPr>
          <w:trHeight w:val="345"/>
        </w:trPr>
        <w:tc>
          <w:tcPr>
            <w:tcW w:w="4710" w:type="dxa"/>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6F1CC295" w14:textId="19011290" w:rsidR="62244A9A" w:rsidRDefault="62244A9A" w:rsidP="62244A9A">
            <w:r w:rsidRPr="62244A9A">
              <w:rPr>
                <w:rFonts w:eastAsia="Arial" w:cs="Arial"/>
                <w:b/>
                <w:bCs/>
                <w:color w:val="FFFFFF" w:themeColor="background1"/>
              </w:rPr>
              <w:t>Pre-Conditions</w:t>
            </w:r>
          </w:p>
        </w:tc>
        <w:tc>
          <w:tcPr>
            <w:tcW w:w="4710" w:type="dxa"/>
            <w:tcBorders>
              <w:top w:val="nil"/>
              <w:left w:val="single" w:sz="8" w:space="0" w:color="auto"/>
              <w:bottom w:val="single" w:sz="8" w:space="0" w:color="auto"/>
              <w:right w:val="single" w:sz="8" w:space="0" w:color="auto"/>
            </w:tcBorders>
            <w:tcMar>
              <w:left w:w="108" w:type="dxa"/>
              <w:right w:w="108" w:type="dxa"/>
            </w:tcMar>
            <w:vAlign w:val="center"/>
          </w:tcPr>
          <w:p w14:paraId="60E55052" w14:textId="665E6979" w:rsidR="62244A9A" w:rsidRDefault="62244A9A" w:rsidP="62244A9A">
            <w:r w:rsidRPr="62244A9A">
              <w:rPr>
                <w:rFonts w:eastAsia="Arial" w:cs="Arial"/>
              </w:rPr>
              <w:t>Completed lessons exist</w:t>
            </w:r>
          </w:p>
        </w:tc>
      </w:tr>
      <w:tr w:rsidR="62244A9A" w14:paraId="2674EF47" w14:textId="77777777" w:rsidTr="62244A9A">
        <w:trPr>
          <w:trHeight w:val="345"/>
        </w:trPr>
        <w:tc>
          <w:tcPr>
            <w:tcW w:w="4710" w:type="dxa"/>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0AC266CE" w14:textId="4183A120" w:rsidR="62244A9A" w:rsidRDefault="62244A9A" w:rsidP="62244A9A">
            <w:r w:rsidRPr="62244A9A">
              <w:rPr>
                <w:rFonts w:eastAsia="Arial" w:cs="Arial"/>
                <w:b/>
                <w:bCs/>
                <w:color w:val="FFFFFF" w:themeColor="background1"/>
              </w:rPr>
              <w:t>Triggers</w:t>
            </w:r>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EFD3E" w14:textId="2EDFF29F" w:rsidR="62244A9A" w:rsidRDefault="62244A9A" w:rsidP="62244A9A">
            <w:r w:rsidRPr="62244A9A">
              <w:rPr>
                <w:rFonts w:eastAsia="Arial" w:cs="Arial"/>
              </w:rPr>
              <w:t>Student selects completed lessons option</w:t>
            </w:r>
          </w:p>
        </w:tc>
      </w:tr>
      <w:tr w:rsidR="62244A9A" w14:paraId="422609AE" w14:textId="77777777" w:rsidTr="62244A9A">
        <w:trPr>
          <w:trHeight w:val="345"/>
        </w:trPr>
        <w:tc>
          <w:tcPr>
            <w:tcW w:w="4710" w:type="dxa"/>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035D5C68" w14:textId="5BB06895" w:rsidR="62244A9A" w:rsidRDefault="62244A9A" w:rsidP="62244A9A">
            <w:r w:rsidRPr="62244A9A">
              <w:rPr>
                <w:rFonts w:eastAsia="Arial" w:cs="Arial"/>
                <w:b/>
                <w:bCs/>
                <w:color w:val="FFFFFF" w:themeColor="background1"/>
              </w:rPr>
              <w:t>Post-Conditions</w:t>
            </w:r>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76A55" w14:textId="535CE209" w:rsidR="62244A9A" w:rsidRDefault="62244A9A" w:rsidP="62244A9A">
            <w:r w:rsidRPr="62244A9A">
              <w:rPr>
                <w:rFonts w:eastAsia="Arial" w:cs="Arial"/>
              </w:rPr>
              <w:t>Completed lessons are displayed</w:t>
            </w:r>
          </w:p>
        </w:tc>
      </w:tr>
      <w:tr w:rsidR="62244A9A" w14:paraId="5F30AF4A"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5D74783F" w14:textId="430EE253" w:rsidR="62244A9A" w:rsidRDefault="62244A9A" w:rsidP="62244A9A">
            <w:r w:rsidRPr="62244A9A">
              <w:rPr>
                <w:rFonts w:eastAsia="Arial" w:cs="Arial"/>
                <w:b/>
                <w:bCs/>
                <w:color w:val="FFFFFF" w:themeColor="background1"/>
              </w:rPr>
              <w:t>Basic Flow of Events / Main Success Scenario</w:t>
            </w:r>
          </w:p>
        </w:tc>
      </w:tr>
      <w:tr w:rsidR="62244A9A" w14:paraId="0675F1D1"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27010D9" w14:textId="58185066" w:rsidR="62244A9A" w:rsidRDefault="62244A9A" w:rsidP="00042249">
            <w:pPr>
              <w:pStyle w:val="ListParagraph"/>
              <w:numPr>
                <w:ilvl w:val="0"/>
                <w:numId w:val="34"/>
              </w:numPr>
              <w:rPr>
                <w:rFonts w:eastAsia="Arial" w:cs="Arial"/>
                <w:color w:val="000000" w:themeColor="text1"/>
              </w:rPr>
            </w:pPr>
            <w:r w:rsidRPr="62244A9A">
              <w:rPr>
                <w:rFonts w:eastAsia="Arial" w:cs="Arial"/>
                <w:color w:val="000000" w:themeColor="text1"/>
              </w:rPr>
              <w:t>The actor selects the option to view completed lessons.</w:t>
            </w:r>
          </w:p>
          <w:p w14:paraId="27605F4C" w14:textId="7578130B" w:rsidR="62244A9A" w:rsidRDefault="62244A9A" w:rsidP="00042249">
            <w:pPr>
              <w:pStyle w:val="ListParagraph"/>
              <w:numPr>
                <w:ilvl w:val="0"/>
                <w:numId w:val="34"/>
              </w:numPr>
              <w:rPr>
                <w:rFonts w:eastAsia="Arial" w:cs="Arial"/>
                <w:color w:val="000000" w:themeColor="text1"/>
              </w:rPr>
            </w:pPr>
            <w:r w:rsidRPr="62244A9A">
              <w:rPr>
                <w:rFonts w:eastAsia="Arial" w:cs="Arial"/>
                <w:color w:val="000000" w:themeColor="text1"/>
              </w:rPr>
              <w:t>The system retrieves completed lesson records.</w:t>
            </w:r>
          </w:p>
          <w:p w14:paraId="115BB2A2" w14:textId="283C6B5E" w:rsidR="62244A9A" w:rsidRDefault="62244A9A" w:rsidP="00042249">
            <w:pPr>
              <w:pStyle w:val="ListParagraph"/>
              <w:numPr>
                <w:ilvl w:val="0"/>
                <w:numId w:val="33"/>
              </w:numPr>
              <w:rPr>
                <w:rFonts w:eastAsia="Arial" w:cs="Arial"/>
                <w:color w:val="000000" w:themeColor="text1"/>
              </w:rPr>
            </w:pPr>
            <w:r w:rsidRPr="62244A9A">
              <w:rPr>
                <w:rFonts w:eastAsia="Arial" w:cs="Arial"/>
                <w:color w:val="000000" w:themeColor="text1"/>
              </w:rPr>
              <w:t>The system displays the list of completed lessons</w:t>
            </w:r>
          </w:p>
        </w:tc>
      </w:tr>
      <w:tr w:rsidR="62244A9A" w14:paraId="28629E08"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vAlign w:val="center"/>
          </w:tcPr>
          <w:p w14:paraId="3A626B22" w14:textId="1C2DDC97" w:rsidR="62244A9A" w:rsidRDefault="62244A9A" w:rsidP="62244A9A">
            <w:r w:rsidRPr="62244A9A">
              <w:rPr>
                <w:rFonts w:eastAsia="Arial" w:cs="Arial"/>
                <w:b/>
                <w:bCs/>
                <w:color w:val="FFFFFF" w:themeColor="background1"/>
              </w:rPr>
              <w:t>Initial UI Design</w:t>
            </w:r>
          </w:p>
        </w:tc>
      </w:tr>
      <w:tr w:rsidR="62244A9A" w14:paraId="1B52B695"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087554" w14:textId="6584CED8" w:rsidR="62244A9A" w:rsidRDefault="62244A9A" w:rsidP="62244A9A">
            <w:r>
              <w:rPr>
                <w:noProof/>
              </w:rPr>
              <w:drawing>
                <wp:inline distT="0" distB="0" distL="0" distR="0" wp14:anchorId="65FA6A69" wp14:editId="7503147B">
                  <wp:extent cx="5413717" cy="4218798"/>
                  <wp:effectExtent l="0" t="0" r="0" b="0"/>
                  <wp:docPr id="1342620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1995" name="Picture 1297601995"/>
                          <pic:cNvPicPr/>
                        </pic:nvPicPr>
                        <pic:blipFill>
                          <a:blip r:embed="rId35">
                            <a:extLst>
                              <a:ext uri="{28A0092B-C50C-407E-A947-70E740481C1C}">
                                <a14:useLocalDpi xmlns:a14="http://schemas.microsoft.com/office/drawing/2010/main"/>
                              </a:ext>
                            </a:extLst>
                          </a:blip>
                          <a:stretch>
                            <a:fillRect/>
                          </a:stretch>
                        </pic:blipFill>
                        <pic:spPr>
                          <a:xfrm>
                            <a:off x="0" y="0"/>
                            <a:ext cx="5413717" cy="4218798"/>
                          </a:xfrm>
                          <a:prstGeom prst="rect">
                            <a:avLst/>
                          </a:prstGeom>
                        </pic:spPr>
                      </pic:pic>
                    </a:graphicData>
                  </a:graphic>
                </wp:inline>
              </w:drawing>
            </w:r>
          </w:p>
        </w:tc>
      </w:tr>
      <w:tr w:rsidR="62244A9A" w14:paraId="530765D3"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shd w:val="clear" w:color="auto" w:fill="84AC9D" w:themeFill="accent6"/>
            <w:tcMar>
              <w:left w:w="108" w:type="dxa"/>
              <w:right w:w="108" w:type="dxa"/>
            </w:tcMar>
          </w:tcPr>
          <w:p w14:paraId="4C43A574" w14:textId="2661E478" w:rsidR="62244A9A" w:rsidRDefault="62244A9A" w:rsidP="62244A9A">
            <w:r w:rsidRPr="62244A9A">
              <w:rPr>
                <w:rFonts w:eastAsia="Arial" w:cs="Arial"/>
                <w:b/>
                <w:bCs/>
                <w:color w:val="FFFFFF" w:themeColor="background1"/>
              </w:rPr>
              <w:t>Final Implemented UI Design</w:t>
            </w:r>
          </w:p>
        </w:tc>
      </w:tr>
      <w:tr w:rsidR="62244A9A" w14:paraId="17ED9C1E" w14:textId="77777777" w:rsidTr="62244A9A">
        <w:trPr>
          <w:trHeight w:val="345"/>
        </w:trPr>
        <w:tc>
          <w:tcPr>
            <w:tcW w:w="942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E1C77CE" w14:textId="5A3D8DA7" w:rsidR="62244A9A" w:rsidRDefault="62244A9A" w:rsidP="62244A9A">
            <w:r w:rsidRPr="62244A9A">
              <w:rPr>
                <w:rFonts w:eastAsia="Arial" w:cs="Arial"/>
              </w:rPr>
              <w:t xml:space="preserve"> </w:t>
            </w:r>
          </w:p>
        </w:tc>
      </w:tr>
    </w:tbl>
    <w:p w14:paraId="55ADC5C5" w14:textId="52284D11" w:rsidR="00F615BD" w:rsidRPr="00B718EF" w:rsidRDefault="00F615BD" w:rsidP="00F615BD">
      <w:pPr>
        <w:rPr>
          <w:rFonts w:eastAsia="Arial" w:cs="Arial"/>
        </w:rPr>
      </w:pPr>
    </w:p>
    <w:p w14:paraId="65F485C6" w14:textId="29D833C3" w:rsidR="00F615BD" w:rsidRPr="00B718EF" w:rsidRDefault="00F615BD" w:rsidP="00F615BD">
      <w:pPr>
        <w:rPr>
          <w:rFonts w:eastAsia="Arial" w:cs="Arial"/>
        </w:rPr>
      </w:pPr>
    </w:p>
    <w:p w14:paraId="7546D7DB" w14:textId="49A1A038" w:rsidR="00C16279" w:rsidRPr="00B718EF" w:rsidRDefault="00C16279" w:rsidP="00C16279"/>
    <w:p w14:paraId="304A2421" w14:textId="49BA28B9" w:rsidR="00F615BD" w:rsidRPr="00B718EF" w:rsidRDefault="00F615BD" w:rsidP="00F615BD"/>
    <w:p w14:paraId="1FAFE550" w14:textId="6F4AD704" w:rsidR="00F615BD" w:rsidRPr="00B718EF" w:rsidRDefault="00F615BD" w:rsidP="00F615BD"/>
    <w:p w14:paraId="36827B0E" w14:textId="55AF1E1E" w:rsidR="00E75B1E" w:rsidRDefault="00E75B1E" w:rsidP="00F615BD"/>
    <w:p w14:paraId="46B78F0B" w14:textId="42209427" w:rsidR="00F615BD" w:rsidRPr="00B718EF" w:rsidRDefault="00F615BD" w:rsidP="00F615BD"/>
    <w:p w14:paraId="69212052" w14:textId="1D89FEEB" w:rsidR="00F615BD" w:rsidRDefault="00F615BD" w:rsidP="00F615BD">
      <w:pPr>
        <w:pStyle w:val="Heading4"/>
      </w:pPr>
      <w:bookmarkStart w:id="389" w:name="_Toc228791232"/>
      <w:bookmarkStart w:id="390" w:name="_Toc325705107"/>
      <w:r>
        <w:t>Designed by &lt;</w:t>
      </w:r>
      <w:r w:rsidR="0D144B96">
        <w:t>Lethabo Mathole</w:t>
      </w:r>
      <w:r>
        <w:t>&gt;</w:t>
      </w:r>
      <w:bookmarkEnd w:id="389"/>
      <w:bookmarkEnd w:id="390"/>
    </w:p>
    <w:p w14:paraId="36E1C8B9" w14:textId="77777777" w:rsidR="00F615BD" w:rsidRDefault="00F615BD" w:rsidP="00F615BD">
      <w:r>
        <w:t xml:space="preserve">  </w:t>
      </w:r>
      <w:commentRangeStart w:id="391"/>
      <w:commentRangeEnd w:id="391"/>
      <w:r>
        <w:rPr>
          <w:rStyle w:val="CommentReference"/>
          <w:sz w:val="20"/>
          <w:szCs w:val="20"/>
        </w:rPr>
        <w:commentReference w:id="391"/>
      </w:r>
    </w:p>
    <w:tbl>
      <w:tblPr>
        <w:tblStyle w:val="TableGrid"/>
        <w:tblW w:w="0" w:type="auto"/>
        <w:tblLook w:val="04A0" w:firstRow="1" w:lastRow="0" w:firstColumn="1" w:lastColumn="0" w:noHBand="0" w:noVBand="1"/>
      </w:tblPr>
      <w:tblGrid>
        <w:gridCol w:w="1838"/>
        <w:gridCol w:w="7018"/>
      </w:tblGrid>
      <w:tr w:rsidR="00F615BD" w:rsidRPr="003E4BDF" w14:paraId="73642388" w14:textId="77777777" w:rsidTr="45D2EC54">
        <w:trPr>
          <w:trHeight w:val="340"/>
        </w:trPr>
        <w:tc>
          <w:tcPr>
            <w:tcW w:w="1838" w:type="dxa"/>
            <w:shd w:val="clear" w:color="auto" w:fill="84AC9D" w:themeFill="accent6"/>
            <w:vAlign w:val="center"/>
          </w:tcPr>
          <w:p w14:paraId="0EDE405F"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7F5823D8"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16FCDD58" w14:textId="77777777" w:rsidTr="45D2EC54">
        <w:trPr>
          <w:trHeight w:val="340"/>
        </w:trPr>
        <w:tc>
          <w:tcPr>
            <w:tcW w:w="1838" w:type="dxa"/>
            <w:vAlign w:val="center"/>
          </w:tcPr>
          <w:p w14:paraId="63B4013B" w14:textId="52CB09DF" w:rsidR="00F615BD" w:rsidRDefault="00420B7C" w:rsidP="00557537">
            <w:r>
              <w:t>UC10_S</w:t>
            </w:r>
          </w:p>
        </w:tc>
        <w:tc>
          <w:tcPr>
            <w:tcW w:w="7018" w:type="dxa"/>
            <w:vAlign w:val="center"/>
          </w:tcPr>
          <w:p w14:paraId="0BA012C6" w14:textId="63035788" w:rsidR="00F615BD" w:rsidRDefault="00420B7C" w:rsidP="00557537">
            <w:r>
              <w:t>Leave Review</w:t>
            </w:r>
          </w:p>
        </w:tc>
      </w:tr>
      <w:tr w:rsidR="00F615BD" w:rsidRPr="003E4BDF" w14:paraId="6D08FF22" w14:textId="77777777" w:rsidTr="45D2EC54">
        <w:trPr>
          <w:trHeight w:val="340"/>
        </w:trPr>
        <w:tc>
          <w:tcPr>
            <w:tcW w:w="8856" w:type="dxa"/>
            <w:gridSpan w:val="2"/>
            <w:shd w:val="clear" w:color="auto" w:fill="84AC9D" w:themeFill="accent6"/>
            <w:vAlign w:val="center"/>
          </w:tcPr>
          <w:p w14:paraId="7DC44145" w14:textId="77777777" w:rsidR="00F615BD" w:rsidRPr="003E4BDF" w:rsidRDefault="00F615BD" w:rsidP="00557537">
            <w:pPr>
              <w:rPr>
                <w:b/>
                <w:color w:val="FFFFFF" w:themeColor="background1"/>
              </w:rPr>
            </w:pPr>
            <w:r w:rsidRPr="003E4BDF">
              <w:rPr>
                <w:b/>
                <w:color w:val="FFFFFF" w:themeColor="background1"/>
              </w:rPr>
              <w:t>Actors</w:t>
            </w:r>
          </w:p>
        </w:tc>
      </w:tr>
      <w:tr w:rsidR="00F615BD" w14:paraId="1C904246" w14:textId="77777777" w:rsidTr="45D2EC54">
        <w:trPr>
          <w:trHeight w:val="340"/>
        </w:trPr>
        <w:tc>
          <w:tcPr>
            <w:tcW w:w="8856" w:type="dxa"/>
            <w:gridSpan w:val="2"/>
            <w:vAlign w:val="center"/>
          </w:tcPr>
          <w:p w14:paraId="0D3099FD" w14:textId="386B60AE" w:rsidR="00F615BD" w:rsidRDefault="00420B7C" w:rsidP="00557537">
            <w:r>
              <w:t>Student</w:t>
            </w:r>
          </w:p>
        </w:tc>
      </w:tr>
      <w:tr w:rsidR="00F615BD" w14:paraId="7326FA84" w14:textId="77777777" w:rsidTr="45D2EC54">
        <w:trPr>
          <w:trHeight w:val="340"/>
        </w:trPr>
        <w:tc>
          <w:tcPr>
            <w:tcW w:w="1838" w:type="dxa"/>
            <w:shd w:val="clear" w:color="auto" w:fill="84AC9D" w:themeFill="accent6"/>
            <w:vAlign w:val="center"/>
          </w:tcPr>
          <w:p w14:paraId="654B3638"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116BE46E" w14:textId="25233EE2" w:rsidR="00F615BD" w:rsidRDefault="00420B7C" w:rsidP="00557537">
            <w:r>
              <w:t>Student has completed a lesson</w:t>
            </w:r>
          </w:p>
        </w:tc>
      </w:tr>
      <w:tr w:rsidR="00F615BD" w14:paraId="1D796488" w14:textId="77777777" w:rsidTr="45D2EC54">
        <w:trPr>
          <w:trHeight w:val="340"/>
        </w:trPr>
        <w:tc>
          <w:tcPr>
            <w:tcW w:w="1838" w:type="dxa"/>
            <w:shd w:val="clear" w:color="auto" w:fill="84AC9D" w:themeFill="accent6"/>
            <w:vAlign w:val="center"/>
          </w:tcPr>
          <w:p w14:paraId="3965A0C0"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0AD4B6E7" w14:textId="1F10BA83" w:rsidR="00F615BD" w:rsidRDefault="00420B7C" w:rsidP="00557537">
            <w:r>
              <w:t>Student selects leave review option</w:t>
            </w:r>
          </w:p>
        </w:tc>
      </w:tr>
      <w:tr w:rsidR="00F615BD" w14:paraId="7698E32B" w14:textId="77777777" w:rsidTr="45D2EC54">
        <w:trPr>
          <w:trHeight w:val="340"/>
        </w:trPr>
        <w:tc>
          <w:tcPr>
            <w:tcW w:w="1838" w:type="dxa"/>
            <w:shd w:val="clear" w:color="auto" w:fill="84AC9D" w:themeFill="accent6"/>
            <w:vAlign w:val="center"/>
          </w:tcPr>
          <w:p w14:paraId="55127A1D"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40E39A07" w14:textId="37C1A0D9" w:rsidR="00F615BD" w:rsidRDefault="00420B7C" w:rsidP="00557537">
            <w:r>
              <w:t>Review is saved</w:t>
            </w:r>
          </w:p>
        </w:tc>
      </w:tr>
      <w:tr w:rsidR="00F615BD" w14:paraId="2E505C3A" w14:textId="77777777" w:rsidTr="45D2EC54">
        <w:trPr>
          <w:trHeight w:val="340"/>
        </w:trPr>
        <w:tc>
          <w:tcPr>
            <w:tcW w:w="8856" w:type="dxa"/>
            <w:gridSpan w:val="2"/>
            <w:shd w:val="clear" w:color="auto" w:fill="84AC9D" w:themeFill="accent6"/>
            <w:vAlign w:val="center"/>
          </w:tcPr>
          <w:p w14:paraId="624FE6A6"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6BDDF62F" w14:textId="77777777" w:rsidTr="45D2EC54">
        <w:trPr>
          <w:trHeight w:val="340"/>
        </w:trPr>
        <w:tc>
          <w:tcPr>
            <w:tcW w:w="8856" w:type="dxa"/>
            <w:gridSpan w:val="2"/>
          </w:tcPr>
          <w:p w14:paraId="0AB5DDF7" w14:textId="77777777" w:rsidR="00420B7C" w:rsidRPr="00420B7C" w:rsidRDefault="00420B7C" w:rsidP="00042249">
            <w:pPr>
              <w:pStyle w:val="ListParagraph"/>
              <w:numPr>
                <w:ilvl w:val="0"/>
                <w:numId w:val="21"/>
              </w:numPr>
              <w:rPr>
                <w:bCs/>
                <w:color w:val="000000" w:themeColor="text1"/>
              </w:rPr>
            </w:pPr>
            <w:r w:rsidRPr="00420B7C">
              <w:rPr>
                <w:bCs/>
                <w:color w:val="000000" w:themeColor="text1"/>
              </w:rPr>
              <w:t>The actor selects a completed lesson.</w:t>
            </w:r>
          </w:p>
          <w:p w14:paraId="7E110320" w14:textId="77777777" w:rsidR="00420B7C" w:rsidRPr="00420B7C" w:rsidRDefault="00420B7C" w:rsidP="00042249">
            <w:pPr>
              <w:pStyle w:val="ListParagraph"/>
              <w:numPr>
                <w:ilvl w:val="0"/>
                <w:numId w:val="21"/>
              </w:numPr>
              <w:rPr>
                <w:bCs/>
                <w:color w:val="000000" w:themeColor="text1"/>
              </w:rPr>
            </w:pPr>
            <w:r w:rsidRPr="00420B7C">
              <w:rPr>
                <w:bCs/>
                <w:color w:val="000000" w:themeColor="text1"/>
              </w:rPr>
              <w:t>The system displays the review form.</w:t>
            </w:r>
          </w:p>
          <w:p w14:paraId="6DB1DDE1" w14:textId="77777777" w:rsidR="00420B7C" w:rsidRPr="00420B7C" w:rsidRDefault="00420B7C" w:rsidP="00042249">
            <w:pPr>
              <w:pStyle w:val="ListParagraph"/>
              <w:numPr>
                <w:ilvl w:val="0"/>
                <w:numId w:val="21"/>
              </w:numPr>
              <w:rPr>
                <w:bCs/>
                <w:color w:val="000000" w:themeColor="text1"/>
              </w:rPr>
            </w:pPr>
            <w:r w:rsidRPr="00420B7C">
              <w:rPr>
                <w:bCs/>
                <w:color w:val="000000" w:themeColor="text1"/>
              </w:rPr>
              <w:t>The actor enters a rating and comment.</w:t>
            </w:r>
          </w:p>
          <w:p w14:paraId="5B99F94C" w14:textId="77777777" w:rsidR="00420B7C" w:rsidRPr="00420B7C" w:rsidRDefault="00420B7C" w:rsidP="00042249">
            <w:pPr>
              <w:pStyle w:val="ListParagraph"/>
              <w:numPr>
                <w:ilvl w:val="0"/>
                <w:numId w:val="21"/>
              </w:numPr>
              <w:rPr>
                <w:bCs/>
                <w:color w:val="000000" w:themeColor="text1"/>
              </w:rPr>
            </w:pPr>
            <w:r w:rsidRPr="00420B7C">
              <w:rPr>
                <w:bCs/>
                <w:color w:val="000000" w:themeColor="text1"/>
              </w:rPr>
              <w:t>The system validates the review details.</w:t>
            </w:r>
          </w:p>
          <w:p w14:paraId="3CFDBC7D" w14:textId="77777777" w:rsidR="00420B7C" w:rsidRPr="00420B7C" w:rsidRDefault="00420B7C" w:rsidP="00042249">
            <w:pPr>
              <w:pStyle w:val="ListParagraph"/>
              <w:numPr>
                <w:ilvl w:val="0"/>
                <w:numId w:val="21"/>
              </w:numPr>
              <w:rPr>
                <w:bCs/>
                <w:color w:val="000000" w:themeColor="text1"/>
              </w:rPr>
            </w:pPr>
            <w:r w:rsidRPr="00420B7C">
              <w:rPr>
                <w:bCs/>
                <w:color w:val="000000" w:themeColor="text1"/>
              </w:rPr>
              <w:t>The system saves the review.</w:t>
            </w:r>
          </w:p>
          <w:p w14:paraId="3C678ECC" w14:textId="6D34E61E" w:rsidR="00F615BD" w:rsidRPr="00215CD5" w:rsidRDefault="00420B7C" w:rsidP="00042249">
            <w:pPr>
              <w:numPr>
                <w:ilvl w:val="0"/>
                <w:numId w:val="21"/>
              </w:numPr>
              <w:rPr>
                <w:b/>
                <w:color w:val="000000" w:themeColor="text1"/>
              </w:rPr>
            </w:pPr>
            <w:r w:rsidRPr="00420B7C">
              <w:rPr>
                <w:bCs/>
                <w:color w:val="000000" w:themeColor="text1"/>
              </w:rPr>
              <w:t>The system displays a confirmation message.</w:t>
            </w:r>
          </w:p>
        </w:tc>
      </w:tr>
      <w:tr w:rsidR="00F615BD" w14:paraId="00B28AE9" w14:textId="77777777" w:rsidTr="45D2EC54">
        <w:trPr>
          <w:trHeight w:val="340"/>
        </w:trPr>
        <w:tc>
          <w:tcPr>
            <w:tcW w:w="8856" w:type="dxa"/>
            <w:gridSpan w:val="2"/>
            <w:shd w:val="clear" w:color="auto" w:fill="84AC9D" w:themeFill="accent6"/>
            <w:vAlign w:val="center"/>
          </w:tcPr>
          <w:p w14:paraId="3D3A4D41"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60DF000B" w14:textId="77777777" w:rsidTr="45D2EC54">
        <w:trPr>
          <w:trHeight w:val="340"/>
        </w:trPr>
        <w:tc>
          <w:tcPr>
            <w:tcW w:w="8856" w:type="dxa"/>
            <w:gridSpan w:val="2"/>
            <w:vAlign w:val="center"/>
          </w:tcPr>
          <w:p w14:paraId="5C87CD62" w14:textId="5548F1EE" w:rsidR="00F615BD" w:rsidRDefault="00065E31" w:rsidP="00557537">
            <w:r w:rsidRPr="00065E31">
              <w:rPr>
                <w:noProof/>
              </w:rPr>
              <w:drawing>
                <wp:inline distT="0" distB="0" distL="0" distR="0" wp14:anchorId="6A760BC1" wp14:editId="4DADD237">
                  <wp:extent cx="5410955" cy="5725324"/>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10955" cy="5725324"/>
                          </a:xfrm>
                          <a:prstGeom prst="rect">
                            <a:avLst/>
                          </a:prstGeom>
                        </pic:spPr>
                      </pic:pic>
                    </a:graphicData>
                  </a:graphic>
                </wp:inline>
              </w:drawing>
            </w:r>
          </w:p>
        </w:tc>
      </w:tr>
      <w:tr w:rsidR="00F615BD" w:rsidRPr="007978E7" w14:paraId="49F4744F" w14:textId="77777777" w:rsidTr="45D2EC54">
        <w:trPr>
          <w:trHeight w:val="340"/>
        </w:trPr>
        <w:tc>
          <w:tcPr>
            <w:tcW w:w="8856" w:type="dxa"/>
            <w:gridSpan w:val="2"/>
            <w:shd w:val="clear" w:color="auto" w:fill="84AC9D" w:themeFill="accent6"/>
          </w:tcPr>
          <w:p w14:paraId="66118A53"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3381C72B" w14:textId="77777777" w:rsidTr="45D2EC54">
        <w:trPr>
          <w:trHeight w:val="340"/>
        </w:trPr>
        <w:tc>
          <w:tcPr>
            <w:tcW w:w="8856" w:type="dxa"/>
            <w:gridSpan w:val="2"/>
          </w:tcPr>
          <w:p w14:paraId="421ED297" w14:textId="77777777" w:rsidR="00F615BD" w:rsidRDefault="00F615BD" w:rsidP="00557537"/>
        </w:tc>
      </w:tr>
    </w:tbl>
    <w:p w14:paraId="14C28E12" w14:textId="23918213" w:rsidR="00F615BD" w:rsidRPr="00B718EF" w:rsidRDefault="00F615BD" w:rsidP="00F615BD"/>
    <w:p w14:paraId="06D10D07" w14:textId="1E742FAF" w:rsidR="00F615BD" w:rsidRPr="00B718EF" w:rsidRDefault="00F615BD" w:rsidP="00F615BD"/>
    <w:p w14:paraId="4193A745" w14:textId="0574A000" w:rsidR="00F615BD" w:rsidRDefault="00F615BD" w:rsidP="00F615BD">
      <w:pPr>
        <w:pStyle w:val="Heading4"/>
      </w:pPr>
      <w:bookmarkStart w:id="392" w:name="_Toc228791233"/>
      <w:bookmarkStart w:id="393" w:name="_Toc1085871922"/>
      <w:r>
        <w:t>Designed by &lt;</w:t>
      </w:r>
      <w:r w:rsidR="06EEE084">
        <w:t>Awonke Gana</w:t>
      </w:r>
      <w:r>
        <w:t>&gt;</w:t>
      </w:r>
      <w:bookmarkEnd w:id="392"/>
      <w:bookmarkEnd w:id="393"/>
    </w:p>
    <w:p w14:paraId="5884D2B0" w14:textId="77777777" w:rsidR="00F615BD" w:rsidRDefault="00F615BD" w:rsidP="00F615BD">
      <w:r>
        <w:t xml:space="preserve">  </w:t>
      </w:r>
      <w:commentRangeStart w:id="394"/>
      <w:commentRangeEnd w:id="394"/>
      <w:r>
        <w:rPr>
          <w:rStyle w:val="CommentReference"/>
          <w:sz w:val="20"/>
          <w:szCs w:val="20"/>
        </w:rPr>
        <w:commentReference w:id="394"/>
      </w:r>
    </w:p>
    <w:tbl>
      <w:tblPr>
        <w:tblStyle w:val="TableGrid"/>
        <w:tblW w:w="0" w:type="auto"/>
        <w:tblLook w:val="04A0" w:firstRow="1" w:lastRow="0" w:firstColumn="1" w:lastColumn="0" w:noHBand="0" w:noVBand="1"/>
      </w:tblPr>
      <w:tblGrid>
        <w:gridCol w:w="1838"/>
        <w:gridCol w:w="7018"/>
      </w:tblGrid>
      <w:tr w:rsidR="00F615BD" w:rsidRPr="003E4BDF" w14:paraId="67203E57" w14:textId="77777777" w:rsidTr="00557537">
        <w:trPr>
          <w:trHeight w:val="340"/>
        </w:trPr>
        <w:tc>
          <w:tcPr>
            <w:tcW w:w="1838" w:type="dxa"/>
            <w:shd w:val="clear" w:color="auto" w:fill="84AC9D" w:themeFill="accent6"/>
            <w:vAlign w:val="center"/>
          </w:tcPr>
          <w:p w14:paraId="7A9394DB"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0AC29D7B"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46A14F4F" w14:textId="77777777" w:rsidTr="00557537">
        <w:trPr>
          <w:trHeight w:val="340"/>
        </w:trPr>
        <w:tc>
          <w:tcPr>
            <w:tcW w:w="1838" w:type="dxa"/>
            <w:vAlign w:val="center"/>
          </w:tcPr>
          <w:p w14:paraId="5B047475" w14:textId="63DD2397" w:rsidR="00F615BD" w:rsidRDefault="00420B7C" w:rsidP="00557537">
            <w:r>
              <w:t>UC11_I</w:t>
            </w:r>
          </w:p>
        </w:tc>
        <w:tc>
          <w:tcPr>
            <w:tcW w:w="7018" w:type="dxa"/>
            <w:vAlign w:val="center"/>
          </w:tcPr>
          <w:p w14:paraId="54F49913" w14:textId="7FF7FEF5" w:rsidR="00F615BD" w:rsidRDefault="005F7C05" w:rsidP="00557537">
            <w:r>
              <w:t>Manage Availability</w:t>
            </w:r>
          </w:p>
        </w:tc>
      </w:tr>
      <w:tr w:rsidR="00F615BD" w:rsidRPr="003E4BDF" w14:paraId="1AF6EE03" w14:textId="77777777" w:rsidTr="00557537">
        <w:trPr>
          <w:trHeight w:val="340"/>
        </w:trPr>
        <w:tc>
          <w:tcPr>
            <w:tcW w:w="8856" w:type="dxa"/>
            <w:gridSpan w:val="2"/>
            <w:shd w:val="clear" w:color="auto" w:fill="84AC9D" w:themeFill="accent6"/>
            <w:vAlign w:val="center"/>
          </w:tcPr>
          <w:p w14:paraId="356C68A2" w14:textId="77777777" w:rsidR="00F615BD" w:rsidRPr="003E4BDF" w:rsidRDefault="00F615BD" w:rsidP="00557537">
            <w:pPr>
              <w:rPr>
                <w:b/>
                <w:color w:val="FFFFFF" w:themeColor="background1"/>
              </w:rPr>
            </w:pPr>
            <w:r w:rsidRPr="003E4BDF">
              <w:rPr>
                <w:b/>
                <w:color w:val="FFFFFF" w:themeColor="background1"/>
              </w:rPr>
              <w:t>Actors</w:t>
            </w:r>
          </w:p>
        </w:tc>
      </w:tr>
      <w:tr w:rsidR="00F615BD" w14:paraId="72124B15" w14:textId="77777777" w:rsidTr="00557537">
        <w:trPr>
          <w:trHeight w:val="340"/>
        </w:trPr>
        <w:tc>
          <w:tcPr>
            <w:tcW w:w="8856" w:type="dxa"/>
            <w:gridSpan w:val="2"/>
            <w:vAlign w:val="center"/>
          </w:tcPr>
          <w:p w14:paraId="0E15B6CB" w14:textId="27E32023" w:rsidR="00F615BD" w:rsidRDefault="00420B7C" w:rsidP="00557537">
            <w:r>
              <w:t>Instructor</w:t>
            </w:r>
          </w:p>
        </w:tc>
      </w:tr>
      <w:tr w:rsidR="00F615BD" w14:paraId="5480CB18" w14:textId="77777777" w:rsidTr="00557537">
        <w:trPr>
          <w:trHeight w:val="340"/>
        </w:trPr>
        <w:tc>
          <w:tcPr>
            <w:tcW w:w="1838" w:type="dxa"/>
            <w:shd w:val="clear" w:color="auto" w:fill="84AC9D" w:themeFill="accent6"/>
            <w:vAlign w:val="center"/>
          </w:tcPr>
          <w:p w14:paraId="42D74D74"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58C33979" w14:textId="71C4FED2" w:rsidR="00F615BD" w:rsidRDefault="00420B7C" w:rsidP="00557537">
            <w:r>
              <w:t>Instructor account exists</w:t>
            </w:r>
          </w:p>
        </w:tc>
      </w:tr>
      <w:tr w:rsidR="00F615BD" w14:paraId="549606C1" w14:textId="77777777" w:rsidTr="00557537">
        <w:trPr>
          <w:trHeight w:val="340"/>
        </w:trPr>
        <w:tc>
          <w:tcPr>
            <w:tcW w:w="1838" w:type="dxa"/>
            <w:shd w:val="clear" w:color="auto" w:fill="84AC9D" w:themeFill="accent6"/>
            <w:vAlign w:val="center"/>
          </w:tcPr>
          <w:p w14:paraId="6BFC4663"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482528AB" w14:textId="56ABB165" w:rsidR="00F615BD" w:rsidRDefault="00420B7C" w:rsidP="00557537">
            <w:r>
              <w:t>Instructor selects availability</w:t>
            </w:r>
          </w:p>
        </w:tc>
      </w:tr>
      <w:tr w:rsidR="00F615BD" w14:paraId="27798262" w14:textId="77777777" w:rsidTr="00557537">
        <w:trPr>
          <w:trHeight w:val="340"/>
        </w:trPr>
        <w:tc>
          <w:tcPr>
            <w:tcW w:w="1838" w:type="dxa"/>
            <w:shd w:val="clear" w:color="auto" w:fill="84AC9D" w:themeFill="accent6"/>
            <w:vAlign w:val="center"/>
          </w:tcPr>
          <w:p w14:paraId="1A8E03C4"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55332E06" w14:textId="06A748F9" w:rsidR="00F615BD" w:rsidRDefault="00420B7C" w:rsidP="00557537">
            <w:r>
              <w:t>Availability schedule is updated</w:t>
            </w:r>
          </w:p>
        </w:tc>
      </w:tr>
      <w:tr w:rsidR="00F615BD" w14:paraId="3A7127C2" w14:textId="77777777" w:rsidTr="00557537">
        <w:trPr>
          <w:trHeight w:val="340"/>
        </w:trPr>
        <w:tc>
          <w:tcPr>
            <w:tcW w:w="8856" w:type="dxa"/>
            <w:gridSpan w:val="2"/>
            <w:shd w:val="clear" w:color="auto" w:fill="84AC9D" w:themeFill="accent6"/>
            <w:vAlign w:val="center"/>
          </w:tcPr>
          <w:p w14:paraId="7B8BBA25"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502E89DE" w14:textId="77777777" w:rsidTr="00557537">
        <w:trPr>
          <w:trHeight w:val="340"/>
        </w:trPr>
        <w:tc>
          <w:tcPr>
            <w:tcW w:w="8856" w:type="dxa"/>
            <w:gridSpan w:val="2"/>
          </w:tcPr>
          <w:p w14:paraId="4AFDB938" w14:textId="77777777" w:rsidR="00420B7C" w:rsidRPr="00420B7C" w:rsidRDefault="00420B7C" w:rsidP="00042249">
            <w:pPr>
              <w:pStyle w:val="ListParagraph"/>
              <w:numPr>
                <w:ilvl w:val="0"/>
                <w:numId w:val="22"/>
              </w:numPr>
              <w:rPr>
                <w:bCs/>
                <w:color w:val="000000" w:themeColor="text1"/>
              </w:rPr>
            </w:pPr>
            <w:r w:rsidRPr="00420B7C">
              <w:rPr>
                <w:bCs/>
                <w:color w:val="000000" w:themeColor="text1"/>
              </w:rPr>
              <w:t>The actor selects availability settings.</w:t>
            </w:r>
          </w:p>
          <w:p w14:paraId="02B787B8" w14:textId="77777777" w:rsidR="00420B7C" w:rsidRPr="00420B7C" w:rsidRDefault="00420B7C" w:rsidP="00042249">
            <w:pPr>
              <w:pStyle w:val="ListParagraph"/>
              <w:numPr>
                <w:ilvl w:val="0"/>
                <w:numId w:val="22"/>
              </w:numPr>
              <w:rPr>
                <w:bCs/>
                <w:color w:val="000000" w:themeColor="text1"/>
              </w:rPr>
            </w:pPr>
            <w:r w:rsidRPr="00420B7C">
              <w:rPr>
                <w:bCs/>
                <w:color w:val="000000" w:themeColor="text1"/>
              </w:rPr>
              <w:t>The system displays current availability.</w:t>
            </w:r>
          </w:p>
          <w:p w14:paraId="55DE404F" w14:textId="77777777" w:rsidR="00420B7C" w:rsidRPr="00420B7C" w:rsidRDefault="00420B7C" w:rsidP="00042249">
            <w:pPr>
              <w:pStyle w:val="ListParagraph"/>
              <w:numPr>
                <w:ilvl w:val="0"/>
                <w:numId w:val="22"/>
              </w:numPr>
              <w:rPr>
                <w:bCs/>
                <w:color w:val="000000" w:themeColor="text1"/>
              </w:rPr>
            </w:pPr>
            <w:r w:rsidRPr="00420B7C">
              <w:rPr>
                <w:bCs/>
                <w:color w:val="000000" w:themeColor="text1"/>
              </w:rPr>
              <w:t>The actor updates available time slots.</w:t>
            </w:r>
          </w:p>
          <w:p w14:paraId="4A5605D2" w14:textId="193619E2" w:rsidR="00420B7C" w:rsidRPr="00420B7C" w:rsidRDefault="00420B7C" w:rsidP="00042249">
            <w:pPr>
              <w:pStyle w:val="ListParagraph"/>
              <w:numPr>
                <w:ilvl w:val="0"/>
                <w:numId w:val="22"/>
              </w:numPr>
              <w:rPr>
                <w:bCs/>
                <w:color w:val="000000" w:themeColor="text1"/>
              </w:rPr>
            </w:pPr>
            <w:r w:rsidRPr="00420B7C">
              <w:rPr>
                <w:bCs/>
                <w:color w:val="000000" w:themeColor="text1"/>
              </w:rPr>
              <w:t>The system validates entries.</w:t>
            </w:r>
          </w:p>
          <w:p w14:paraId="612A2214" w14:textId="77777777" w:rsidR="00420B7C" w:rsidRPr="00420B7C" w:rsidRDefault="00420B7C" w:rsidP="00042249">
            <w:pPr>
              <w:pStyle w:val="ListParagraph"/>
              <w:numPr>
                <w:ilvl w:val="0"/>
                <w:numId w:val="22"/>
              </w:numPr>
              <w:rPr>
                <w:bCs/>
                <w:color w:val="000000" w:themeColor="text1"/>
              </w:rPr>
            </w:pPr>
            <w:r w:rsidRPr="00420B7C">
              <w:rPr>
                <w:bCs/>
                <w:color w:val="000000" w:themeColor="text1"/>
              </w:rPr>
              <w:t>The system saves the schedule.</w:t>
            </w:r>
          </w:p>
          <w:p w14:paraId="5E2518A0" w14:textId="286A3C79" w:rsidR="00F615BD" w:rsidRPr="00215CD5" w:rsidRDefault="00420B7C" w:rsidP="00042249">
            <w:pPr>
              <w:numPr>
                <w:ilvl w:val="0"/>
                <w:numId w:val="22"/>
              </w:numPr>
              <w:rPr>
                <w:b/>
                <w:color w:val="000000" w:themeColor="text1"/>
              </w:rPr>
            </w:pPr>
            <w:r w:rsidRPr="00420B7C">
              <w:rPr>
                <w:bCs/>
                <w:color w:val="000000" w:themeColor="text1"/>
              </w:rPr>
              <w:t>The system displays updated availability.</w:t>
            </w:r>
          </w:p>
        </w:tc>
      </w:tr>
      <w:tr w:rsidR="00F615BD" w14:paraId="584B37DE" w14:textId="77777777" w:rsidTr="00557537">
        <w:trPr>
          <w:trHeight w:val="340"/>
        </w:trPr>
        <w:tc>
          <w:tcPr>
            <w:tcW w:w="8856" w:type="dxa"/>
            <w:gridSpan w:val="2"/>
            <w:shd w:val="clear" w:color="auto" w:fill="84AC9D" w:themeFill="accent6"/>
            <w:vAlign w:val="center"/>
          </w:tcPr>
          <w:p w14:paraId="246BD807"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396D6605" w14:textId="77777777" w:rsidTr="00557537">
        <w:trPr>
          <w:trHeight w:val="340"/>
        </w:trPr>
        <w:tc>
          <w:tcPr>
            <w:tcW w:w="8856" w:type="dxa"/>
            <w:gridSpan w:val="2"/>
            <w:vAlign w:val="center"/>
          </w:tcPr>
          <w:p w14:paraId="58AB29BF" w14:textId="3C0E452B" w:rsidR="00F615BD" w:rsidRDefault="00E82652" w:rsidP="00557537">
            <w:r w:rsidRPr="00E82652">
              <w:rPr>
                <w:noProof/>
              </w:rPr>
              <w:drawing>
                <wp:inline distT="0" distB="0" distL="0" distR="0" wp14:anchorId="0A805F29" wp14:editId="79CF67E1">
                  <wp:extent cx="5439534" cy="562053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9534" cy="5620534"/>
                          </a:xfrm>
                          <a:prstGeom prst="rect">
                            <a:avLst/>
                          </a:prstGeom>
                        </pic:spPr>
                      </pic:pic>
                    </a:graphicData>
                  </a:graphic>
                </wp:inline>
              </w:drawing>
            </w:r>
          </w:p>
        </w:tc>
      </w:tr>
      <w:tr w:rsidR="00F615BD" w:rsidRPr="007978E7" w14:paraId="67255F0A" w14:textId="77777777" w:rsidTr="00557537">
        <w:trPr>
          <w:trHeight w:val="340"/>
        </w:trPr>
        <w:tc>
          <w:tcPr>
            <w:tcW w:w="8856" w:type="dxa"/>
            <w:gridSpan w:val="2"/>
            <w:shd w:val="clear" w:color="auto" w:fill="84AC9D" w:themeFill="accent6"/>
          </w:tcPr>
          <w:p w14:paraId="34EF9B4B"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091F106E" w14:textId="77777777" w:rsidTr="00557537">
        <w:trPr>
          <w:trHeight w:val="340"/>
        </w:trPr>
        <w:tc>
          <w:tcPr>
            <w:tcW w:w="8856" w:type="dxa"/>
            <w:gridSpan w:val="2"/>
          </w:tcPr>
          <w:p w14:paraId="1FBBF7D3" w14:textId="77777777" w:rsidR="00F615BD" w:rsidRDefault="00F615BD" w:rsidP="00557537"/>
        </w:tc>
      </w:tr>
    </w:tbl>
    <w:p w14:paraId="07C5F6F9" w14:textId="77777777" w:rsidR="00F615BD" w:rsidRPr="00B718EF" w:rsidRDefault="00F615BD" w:rsidP="00F615BD"/>
    <w:p w14:paraId="50A06BF9" w14:textId="76BA385A" w:rsidR="00E75B1E" w:rsidRDefault="00E75B1E">
      <w:r>
        <w:br w:type="page"/>
      </w:r>
    </w:p>
    <w:p w14:paraId="6110D712" w14:textId="77777777" w:rsidR="00F615BD" w:rsidRPr="00B718EF" w:rsidRDefault="00F615BD" w:rsidP="00F615BD"/>
    <w:p w14:paraId="648E4875" w14:textId="7ADF7EBA" w:rsidR="00F615BD" w:rsidRDefault="0D52E0C0" w:rsidP="00F615BD">
      <w:pPr>
        <w:pStyle w:val="Heading4"/>
      </w:pPr>
      <w:bookmarkStart w:id="395" w:name="_Toc228791234"/>
      <w:bookmarkStart w:id="396" w:name="_Toc636736763"/>
      <w:r>
        <w:t>Designed by &lt;</w:t>
      </w:r>
      <w:r w:rsidR="716A8CFD">
        <w:t>Awonke Gana</w:t>
      </w:r>
      <w:r>
        <w:t>&gt;</w:t>
      </w:r>
      <w:bookmarkEnd w:id="395"/>
      <w:bookmarkEnd w:id="396"/>
    </w:p>
    <w:p w14:paraId="417E99A1" w14:textId="77777777" w:rsidR="00F615BD" w:rsidRDefault="00F615BD" w:rsidP="00F615BD">
      <w:r>
        <w:t xml:space="preserve">  </w:t>
      </w:r>
      <w:commentRangeStart w:id="397"/>
      <w:commentRangeEnd w:id="397"/>
      <w:r w:rsidR="00420B7C">
        <w:rPr>
          <w:rStyle w:val="CommentReference"/>
          <w:sz w:val="20"/>
          <w:szCs w:val="20"/>
        </w:rPr>
        <w:commentReference w:id="397"/>
      </w:r>
    </w:p>
    <w:tbl>
      <w:tblPr>
        <w:tblStyle w:val="TableGrid"/>
        <w:tblW w:w="0" w:type="auto"/>
        <w:tblLook w:val="04A0" w:firstRow="1" w:lastRow="0" w:firstColumn="1" w:lastColumn="0" w:noHBand="0" w:noVBand="1"/>
      </w:tblPr>
      <w:tblGrid>
        <w:gridCol w:w="1838"/>
        <w:gridCol w:w="7018"/>
      </w:tblGrid>
      <w:tr w:rsidR="00F615BD" w:rsidRPr="003E4BDF" w14:paraId="411298AF" w14:textId="77777777" w:rsidTr="00557537">
        <w:trPr>
          <w:trHeight w:val="340"/>
        </w:trPr>
        <w:tc>
          <w:tcPr>
            <w:tcW w:w="1838" w:type="dxa"/>
            <w:shd w:val="clear" w:color="auto" w:fill="84AC9D" w:themeFill="accent6"/>
            <w:vAlign w:val="center"/>
          </w:tcPr>
          <w:p w14:paraId="30D88942"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7E1685A9"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75D72A59" w14:textId="77777777" w:rsidTr="00557537">
        <w:trPr>
          <w:trHeight w:val="340"/>
        </w:trPr>
        <w:tc>
          <w:tcPr>
            <w:tcW w:w="1838" w:type="dxa"/>
            <w:vAlign w:val="center"/>
          </w:tcPr>
          <w:p w14:paraId="017847D2" w14:textId="37DCB155" w:rsidR="00F615BD" w:rsidRDefault="00420B7C" w:rsidP="00557537">
            <w:r>
              <w:t>UC12_I</w:t>
            </w:r>
          </w:p>
        </w:tc>
        <w:tc>
          <w:tcPr>
            <w:tcW w:w="7018" w:type="dxa"/>
            <w:vAlign w:val="center"/>
          </w:tcPr>
          <w:p w14:paraId="7E67F962" w14:textId="6D4713EB" w:rsidR="00F615BD" w:rsidRDefault="009F3A79" w:rsidP="00557537">
            <w:r>
              <w:t>Manage lesson offerings</w:t>
            </w:r>
          </w:p>
        </w:tc>
      </w:tr>
      <w:tr w:rsidR="00F615BD" w:rsidRPr="003E4BDF" w14:paraId="0FB6B08F" w14:textId="77777777" w:rsidTr="00557537">
        <w:trPr>
          <w:trHeight w:val="340"/>
        </w:trPr>
        <w:tc>
          <w:tcPr>
            <w:tcW w:w="8856" w:type="dxa"/>
            <w:gridSpan w:val="2"/>
            <w:shd w:val="clear" w:color="auto" w:fill="84AC9D" w:themeFill="accent6"/>
            <w:vAlign w:val="center"/>
          </w:tcPr>
          <w:p w14:paraId="5A80868D" w14:textId="77777777" w:rsidR="00F615BD" w:rsidRPr="003E4BDF" w:rsidRDefault="00F615BD" w:rsidP="00557537">
            <w:pPr>
              <w:rPr>
                <w:b/>
                <w:color w:val="FFFFFF" w:themeColor="background1"/>
              </w:rPr>
            </w:pPr>
            <w:r w:rsidRPr="003E4BDF">
              <w:rPr>
                <w:b/>
                <w:color w:val="FFFFFF" w:themeColor="background1"/>
              </w:rPr>
              <w:t>Actors</w:t>
            </w:r>
          </w:p>
        </w:tc>
      </w:tr>
      <w:tr w:rsidR="00F615BD" w14:paraId="0D817782" w14:textId="77777777" w:rsidTr="00557537">
        <w:trPr>
          <w:trHeight w:val="340"/>
        </w:trPr>
        <w:tc>
          <w:tcPr>
            <w:tcW w:w="8856" w:type="dxa"/>
            <w:gridSpan w:val="2"/>
            <w:vAlign w:val="center"/>
          </w:tcPr>
          <w:p w14:paraId="6EA00F8D" w14:textId="7B694E93" w:rsidR="00F615BD" w:rsidRDefault="009F3A79" w:rsidP="00557537">
            <w:r>
              <w:t>Instructor</w:t>
            </w:r>
          </w:p>
        </w:tc>
      </w:tr>
      <w:tr w:rsidR="00F615BD" w14:paraId="3CB6C55A" w14:textId="77777777" w:rsidTr="00557537">
        <w:trPr>
          <w:trHeight w:val="340"/>
        </w:trPr>
        <w:tc>
          <w:tcPr>
            <w:tcW w:w="1838" w:type="dxa"/>
            <w:shd w:val="clear" w:color="auto" w:fill="84AC9D" w:themeFill="accent6"/>
            <w:vAlign w:val="center"/>
          </w:tcPr>
          <w:p w14:paraId="3AD25D44"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3350C588" w14:textId="3DE4E148" w:rsidR="00F615BD" w:rsidRDefault="009F3A79" w:rsidP="00557537">
            <w:r>
              <w:t>Instructor account exists</w:t>
            </w:r>
          </w:p>
        </w:tc>
      </w:tr>
      <w:tr w:rsidR="00F615BD" w14:paraId="71D09E2C" w14:textId="77777777" w:rsidTr="00557537">
        <w:trPr>
          <w:trHeight w:val="340"/>
        </w:trPr>
        <w:tc>
          <w:tcPr>
            <w:tcW w:w="1838" w:type="dxa"/>
            <w:shd w:val="clear" w:color="auto" w:fill="84AC9D" w:themeFill="accent6"/>
            <w:vAlign w:val="center"/>
          </w:tcPr>
          <w:p w14:paraId="4ABDEA75"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72D85F65" w14:textId="2614B639" w:rsidR="00F615BD" w:rsidRDefault="009F3A79" w:rsidP="00557537">
            <w:r>
              <w:t>Instructor selects lesson offerings</w:t>
            </w:r>
          </w:p>
        </w:tc>
      </w:tr>
      <w:tr w:rsidR="00F615BD" w14:paraId="34E8FC22" w14:textId="77777777" w:rsidTr="00557537">
        <w:trPr>
          <w:trHeight w:val="340"/>
        </w:trPr>
        <w:tc>
          <w:tcPr>
            <w:tcW w:w="1838" w:type="dxa"/>
            <w:shd w:val="clear" w:color="auto" w:fill="84AC9D" w:themeFill="accent6"/>
            <w:vAlign w:val="center"/>
          </w:tcPr>
          <w:p w14:paraId="6B51012E"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1DA74403" w14:textId="120693B7" w:rsidR="00F615BD" w:rsidRDefault="009F3A79" w:rsidP="00557537">
            <w:r>
              <w:t>Lesson offerings are updated</w:t>
            </w:r>
          </w:p>
        </w:tc>
      </w:tr>
      <w:tr w:rsidR="00F615BD" w14:paraId="2C6D84BD" w14:textId="77777777" w:rsidTr="00557537">
        <w:trPr>
          <w:trHeight w:val="340"/>
        </w:trPr>
        <w:tc>
          <w:tcPr>
            <w:tcW w:w="8856" w:type="dxa"/>
            <w:gridSpan w:val="2"/>
            <w:shd w:val="clear" w:color="auto" w:fill="84AC9D" w:themeFill="accent6"/>
            <w:vAlign w:val="center"/>
          </w:tcPr>
          <w:p w14:paraId="691D8468"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6B234436" w14:textId="77777777" w:rsidTr="00557537">
        <w:trPr>
          <w:trHeight w:val="340"/>
        </w:trPr>
        <w:tc>
          <w:tcPr>
            <w:tcW w:w="8856" w:type="dxa"/>
            <w:gridSpan w:val="2"/>
          </w:tcPr>
          <w:p w14:paraId="56BA600F" w14:textId="64FDB1D3" w:rsidR="009F3A79" w:rsidRPr="009F3A79" w:rsidRDefault="0013282A" w:rsidP="00042249">
            <w:pPr>
              <w:pStyle w:val="ListParagraph"/>
              <w:numPr>
                <w:ilvl w:val="0"/>
                <w:numId w:val="23"/>
              </w:numPr>
              <w:rPr>
                <w:bCs/>
                <w:color w:val="000000" w:themeColor="text1"/>
              </w:rPr>
            </w:pPr>
            <w:r>
              <w:rPr>
                <w:bCs/>
                <w:color w:val="000000" w:themeColor="text1"/>
              </w:rPr>
              <w:t>T</w:t>
            </w:r>
            <w:r w:rsidR="009F3A79" w:rsidRPr="009F3A79">
              <w:rPr>
                <w:bCs/>
                <w:color w:val="000000" w:themeColor="text1"/>
              </w:rPr>
              <w:t>he actor selects lesson offerings.</w:t>
            </w:r>
          </w:p>
          <w:p w14:paraId="470413D0" w14:textId="77777777" w:rsidR="009F3A79" w:rsidRPr="009F3A79" w:rsidRDefault="009F3A79" w:rsidP="00042249">
            <w:pPr>
              <w:pStyle w:val="ListParagraph"/>
              <w:numPr>
                <w:ilvl w:val="0"/>
                <w:numId w:val="23"/>
              </w:numPr>
              <w:rPr>
                <w:bCs/>
                <w:color w:val="000000" w:themeColor="text1"/>
              </w:rPr>
            </w:pPr>
            <w:r w:rsidRPr="009F3A79">
              <w:rPr>
                <w:bCs/>
                <w:color w:val="000000" w:themeColor="text1"/>
              </w:rPr>
              <w:t>The system displays existing offerings.</w:t>
            </w:r>
          </w:p>
          <w:p w14:paraId="0278EFC7" w14:textId="77777777" w:rsidR="009F3A79" w:rsidRPr="009F3A79" w:rsidRDefault="009F3A79" w:rsidP="00042249">
            <w:pPr>
              <w:pStyle w:val="ListParagraph"/>
              <w:numPr>
                <w:ilvl w:val="0"/>
                <w:numId w:val="23"/>
              </w:numPr>
              <w:rPr>
                <w:bCs/>
                <w:color w:val="000000" w:themeColor="text1"/>
              </w:rPr>
            </w:pPr>
            <w:r w:rsidRPr="009F3A79">
              <w:rPr>
                <w:bCs/>
                <w:color w:val="000000" w:themeColor="text1"/>
              </w:rPr>
              <w:t>The actor adds or edits lesson details.</w:t>
            </w:r>
          </w:p>
          <w:p w14:paraId="74935744" w14:textId="77777777" w:rsidR="009F3A79" w:rsidRPr="009F3A79" w:rsidRDefault="009F3A79" w:rsidP="00042249">
            <w:pPr>
              <w:pStyle w:val="ListParagraph"/>
              <w:numPr>
                <w:ilvl w:val="0"/>
                <w:numId w:val="23"/>
              </w:numPr>
              <w:rPr>
                <w:bCs/>
                <w:color w:val="000000" w:themeColor="text1"/>
              </w:rPr>
            </w:pPr>
            <w:r w:rsidRPr="009F3A79">
              <w:rPr>
                <w:bCs/>
                <w:color w:val="000000" w:themeColor="text1"/>
              </w:rPr>
              <w:t>The system validates the information.</w:t>
            </w:r>
          </w:p>
          <w:p w14:paraId="5387D1D4" w14:textId="77777777" w:rsidR="009F3A79" w:rsidRPr="009F3A79" w:rsidRDefault="009F3A79" w:rsidP="00042249">
            <w:pPr>
              <w:pStyle w:val="ListParagraph"/>
              <w:numPr>
                <w:ilvl w:val="0"/>
                <w:numId w:val="23"/>
              </w:numPr>
              <w:rPr>
                <w:bCs/>
                <w:color w:val="000000" w:themeColor="text1"/>
              </w:rPr>
            </w:pPr>
            <w:r w:rsidRPr="009F3A79">
              <w:rPr>
                <w:bCs/>
                <w:color w:val="000000" w:themeColor="text1"/>
              </w:rPr>
              <w:t>The system saves the changes.</w:t>
            </w:r>
          </w:p>
          <w:p w14:paraId="05CB8112" w14:textId="1C8981D1" w:rsidR="00F615BD" w:rsidRPr="00215CD5" w:rsidRDefault="009F3A79" w:rsidP="00042249">
            <w:pPr>
              <w:numPr>
                <w:ilvl w:val="0"/>
                <w:numId w:val="23"/>
              </w:numPr>
              <w:rPr>
                <w:b/>
                <w:color w:val="000000" w:themeColor="text1"/>
              </w:rPr>
            </w:pPr>
            <w:r w:rsidRPr="009F3A79">
              <w:rPr>
                <w:bCs/>
                <w:color w:val="000000" w:themeColor="text1"/>
              </w:rPr>
              <w:t>The system displays updated offerings.</w:t>
            </w:r>
          </w:p>
        </w:tc>
      </w:tr>
      <w:tr w:rsidR="00F615BD" w14:paraId="7560BD69" w14:textId="77777777" w:rsidTr="00557537">
        <w:trPr>
          <w:trHeight w:val="340"/>
        </w:trPr>
        <w:tc>
          <w:tcPr>
            <w:tcW w:w="8856" w:type="dxa"/>
            <w:gridSpan w:val="2"/>
            <w:shd w:val="clear" w:color="auto" w:fill="84AC9D" w:themeFill="accent6"/>
            <w:vAlign w:val="center"/>
          </w:tcPr>
          <w:p w14:paraId="42FCC00E"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512EEACC" w14:textId="77777777" w:rsidTr="00557537">
        <w:trPr>
          <w:trHeight w:val="340"/>
        </w:trPr>
        <w:tc>
          <w:tcPr>
            <w:tcW w:w="8856" w:type="dxa"/>
            <w:gridSpan w:val="2"/>
            <w:vAlign w:val="center"/>
          </w:tcPr>
          <w:p w14:paraId="1B4F6DAB" w14:textId="6F8D504C" w:rsidR="00F615BD" w:rsidRDefault="00D26CEC" w:rsidP="00557537">
            <w:r w:rsidRPr="00D26CEC">
              <w:rPr>
                <w:noProof/>
              </w:rPr>
              <w:drawing>
                <wp:inline distT="0" distB="0" distL="0" distR="0" wp14:anchorId="1B4E6A99" wp14:editId="2A5C3425">
                  <wp:extent cx="5363323" cy="476316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63323" cy="4763165"/>
                          </a:xfrm>
                          <a:prstGeom prst="rect">
                            <a:avLst/>
                          </a:prstGeom>
                        </pic:spPr>
                      </pic:pic>
                    </a:graphicData>
                  </a:graphic>
                </wp:inline>
              </w:drawing>
            </w:r>
          </w:p>
        </w:tc>
      </w:tr>
      <w:tr w:rsidR="00F615BD" w:rsidRPr="007978E7" w14:paraId="64E658A0" w14:textId="77777777" w:rsidTr="00557537">
        <w:trPr>
          <w:trHeight w:val="340"/>
        </w:trPr>
        <w:tc>
          <w:tcPr>
            <w:tcW w:w="8856" w:type="dxa"/>
            <w:gridSpan w:val="2"/>
            <w:shd w:val="clear" w:color="auto" w:fill="84AC9D" w:themeFill="accent6"/>
          </w:tcPr>
          <w:p w14:paraId="0FF27E5C"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6160D5C0" w14:textId="77777777" w:rsidTr="00557537">
        <w:trPr>
          <w:trHeight w:val="340"/>
        </w:trPr>
        <w:tc>
          <w:tcPr>
            <w:tcW w:w="8856" w:type="dxa"/>
            <w:gridSpan w:val="2"/>
          </w:tcPr>
          <w:p w14:paraId="73E2DDB8" w14:textId="77777777" w:rsidR="00F615BD" w:rsidRDefault="00F615BD" w:rsidP="00557537"/>
        </w:tc>
      </w:tr>
    </w:tbl>
    <w:p w14:paraId="5AF514F8" w14:textId="77777777" w:rsidR="00F615BD" w:rsidRPr="00B718EF" w:rsidRDefault="00F615BD" w:rsidP="00F615BD"/>
    <w:p w14:paraId="07324F5B" w14:textId="77777777" w:rsidR="00F615BD" w:rsidRPr="00B718EF" w:rsidRDefault="00F615BD" w:rsidP="00F615BD"/>
    <w:p w14:paraId="124BF604" w14:textId="2FA4EBE3" w:rsidR="00F615BD" w:rsidRDefault="0D52E0C0" w:rsidP="00F615BD">
      <w:pPr>
        <w:pStyle w:val="Heading4"/>
      </w:pPr>
      <w:bookmarkStart w:id="398" w:name="_Toc228791235"/>
      <w:bookmarkStart w:id="399" w:name="_Toc424364669"/>
      <w:r>
        <w:t>Designed by &lt;</w:t>
      </w:r>
      <w:ins w:id="400" w:author="Mathole, Lethabo, (Mr) (s228346975)" w:date="2026-05-04T12:53:00Z">
        <w:r w:rsidR="00553896">
          <w:t>Lethabo Mathole</w:t>
        </w:r>
      </w:ins>
      <w:del w:id="401" w:author="Mathole, Lethabo, (Mr) (s228346975)" w:date="2026-05-04T12:53:00Z">
        <w:r w:rsidR="49584A9A">
          <w:delText>Awonke Gana</w:delText>
        </w:r>
      </w:del>
      <w:r>
        <w:t>&gt;</w:t>
      </w:r>
      <w:bookmarkEnd w:id="398"/>
      <w:bookmarkEnd w:id="399"/>
    </w:p>
    <w:p w14:paraId="0729B379" w14:textId="77777777" w:rsidR="00F615BD" w:rsidRDefault="00F615BD" w:rsidP="00F615BD">
      <w:r>
        <w:t xml:space="preserve">  </w:t>
      </w:r>
      <w:commentRangeStart w:id="402"/>
      <w:commentRangeEnd w:id="402"/>
      <w:r w:rsidR="00420B7C">
        <w:rPr>
          <w:rStyle w:val="CommentReference"/>
          <w:sz w:val="20"/>
          <w:szCs w:val="20"/>
        </w:rPr>
        <w:commentReference w:id="402"/>
      </w:r>
    </w:p>
    <w:tbl>
      <w:tblPr>
        <w:tblStyle w:val="TableGrid"/>
        <w:tblW w:w="0" w:type="auto"/>
        <w:tblLook w:val="04A0" w:firstRow="1" w:lastRow="0" w:firstColumn="1" w:lastColumn="0" w:noHBand="0" w:noVBand="1"/>
      </w:tblPr>
      <w:tblGrid>
        <w:gridCol w:w="1838"/>
        <w:gridCol w:w="7018"/>
      </w:tblGrid>
      <w:tr w:rsidR="00F615BD" w:rsidRPr="003E4BDF" w14:paraId="09AD395E" w14:textId="77777777" w:rsidTr="00557537">
        <w:trPr>
          <w:trHeight w:val="340"/>
        </w:trPr>
        <w:tc>
          <w:tcPr>
            <w:tcW w:w="1838" w:type="dxa"/>
            <w:shd w:val="clear" w:color="auto" w:fill="84AC9D" w:themeFill="accent6"/>
            <w:vAlign w:val="center"/>
          </w:tcPr>
          <w:p w14:paraId="65D6EF63"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01AA9F48"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021BC763" w14:textId="77777777" w:rsidTr="00557537">
        <w:trPr>
          <w:trHeight w:val="340"/>
        </w:trPr>
        <w:tc>
          <w:tcPr>
            <w:tcW w:w="1838" w:type="dxa"/>
            <w:vAlign w:val="center"/>
          </w:tcPr>
          <w:p w14:paraId="557E8512" w14:textId="059C02BD" w:rsidR="00F615BD" w:rsidRDefault="009F3A79" w:rsidP="00557537">
            <w:r>
              <w:t>UC13_</w:t>
            </w:r>
            <w:r w:rsidR="00D22109">
              <w:t>I</w:t>
            </w:r>
          </w:p>
        </w:tc>
        <w:tc>
          <w:tcPr>
            <w:tcW w:w="7018" w:type="dxa"/>
            <w:vAlign w:val="center"/>
          </w:tcPr>
          <w:p w14:paraId="71C3DDAA" w14:textId="30EC4023" w:rsidR="00F615BD" w:rsidRDefault="00D22109" w:rsidP="00557537">
            <w:r>
              <w:t>View Booking Requests</w:t>
            </w:r>
          </w:p>
        </w:tc>
      </w:tr>
      <w:tr w:rsidR="00F615BD" w:rsidRPr="003E4BDF" w14:paraId="2A5A6551" w14:textId="77777777" w:rsidTr="00557537">
        <w:trPr>
          <w:trHeight w:val="340"/>
        </w:trPr>
        <w:tc>
          <w:tcPr>
            <w:tcW w:w="8856" w:type="dxa"/>
            <w:gridSpan w:val="2"/>
            <w:shd w:val="clear" w:color="auto" w:fill="84AC9D" w:themeFill="accent6"/>
            <w:vAlign w:val="center"/>
          </w:tcPr>
          <w:p w14:paraId="7EBCC18E" w14:textId="77777777" w:rsidR="00F615BD" w:rsidRPr="003E4BDF" w:rsidRDefault="00F615BD" w:rsidP="00557537">
            <w:pPr>
              <w:rPr>
                <w:b/>
                <w:color w:val="FFFFFF" w:themeColor="background1"/>
              </w:rPr>
            </w:pPr>
            <w:r w:rsidRPr="003E4BDF">
              <w:rPr>
                <w:b/>
                <w:color w:val="FFFFFF" w:themeColor="background1"/>
              </w:rPr>
              <w:t>Actors</w:t>
            </w:r>
          </w:p>
        </w:tc>
      </w:tr>
      <w:tr w:rsidR="00D22109" w14:paraId="7F4F0EE0" w14:textId="77777777" w:rsidTr="00557537">
        <w:trPr>
          <w:trHeight w:val="340"/>
        </w:trPr>
        <w:tc>
          <w:tcPr>
            <w:tcW w:w="8856" w:type="dxa"/>
            <w:gridSpan w:val="2"/>
            <w:vAlign w:val="center"/>
          </w:tcPr>
          <w:p w14:paraId="68EDA13A" w14:textId="3AF94C7C" w:rsidR="00D22109" w:rsidRDefault="00D22109" w:rsidP="00D22109">
            <w:r>
              <w:t>Instructor</w:t>
            </w:r>
          </w:p>
        </w:tc>
      </w:tr>
      <w:tr w:rsidR="00D22109" w14:paraId="34AD6DE1" w14:textId="77777777" w:rsidTr="00557537">
        <w:trPr>
          <w:trHeight w:val="340"/>
        </w:trPr>
        <w:tc>
          <w:tcPr>
            <w:tcW w:w="1838" w:type="dxa"/>
            <w:shd w:val="clear" w:color="auto" w:fill="84AC9D" w:themeFill="accent6"/>
            <w:vAlign w:val="center"/>
          </w:tcPr>
          <w:p w14:paraId="16FA9B4B" w14:textId="77777777" w:rsidR="00D22109" w:rsidRPr="003E4BDF" w:rsidRDefault="00D22109" w:rsidP="00D22109">
            <w:pPr>
              <w:rPr>
                <w:b/>
                <w:color w:val="FFFFFF" w:themeColor="background1"/>
              </w:rPr>
            </w:pPr>
            <w:r w:rsidRPr="003E4BDF">
              <w:rPr>
                <w:b/>
                <w:color w:val="FFFFFF" w:themeColor="background1"/>
              </w:rPr>
              <w:t>Pre-Conditions</w:t>
            </w:r>
          </w:p>
        </w:tc>
        <w:tc>
          <w:tcPr>
            <w:tcW w:w="7018" w:type="dxa"/>
            <w:vAlign w:val="center"/>
          </w:tcPr>
          <w:p w14:paraId="27243FB9" w14:textId="4668C8F2" w:rsidR="00D22109" w:rsidRDefault="00D22109" w:rsidP="00D22109">
            <w:r>
              <w:t>Booking requests exist</w:t>
            </w:r>
          </w:p>
        </w:tc>
      </w:tr>
      <w:tr w:rsidR="00D22109" w14:paraId="562FC3BB" w14:textId="77777777" w:rsidTr="00557537">
        <w:trPr>
          <w:trHeight w:val="340"/>
        </w:trPr>
        <w:tc>
          <w:tcPr>
            <w:tcW w:w="1838" w:type="dxa"/>
            <w:shd w:val="clear" w:color="auto" w:fill="84AC9D" w:themeFill="accent6"/>
            <w:vAlign w:val="center"/>
          </w:tcPr>
          <w:p w14:paraId="7C5D2A20" w14:textId="77777777" w:rsidR="00D22109" w:rsidRPr="003E4BDF" w:rsidRDefault="00D22109" w:rsidP="00D22109">
            <w:pPr>
              <w:rPr>
                <w:b/>
                <w:color w:val="FFFFFF" w:themeColor="background1"/>
              </w:rPr>
            </w:pPr>
            <w:r w:rsidRPr="003E4BDF">
              <w:rPr>
                <w:b/>
                <w:color w:val="FFFFFF" w:themeColor="background1"/>
              </w:rPr>
              <w:t>Triggers</w:t>
            </w:r>
          </w:p>
        </w:tc>
        <w:tc>
          <w:tcPr>
            <w:tcW w:w="7018" w:type="dxa"/>
            <w:vAlign w:val="center"/>
          </w:tcPr>
          <w:p w14:paraId="1D260237" w14:textId="1920A109" w:rsidR="00D22109" w:rsidRDefault="00D22109" w:rsidP="00D22109">
            <w:r>
              <w:t>Instructor selects booking requests option</w:t>
            </w:r>
          </w:p>
        </w:tc>
      </w:tr>
      <w:tr w:rsidR="00D22109" w14:paraId="3D137E95" w14:textId="77777777" w:rsidTr="00557537">
        <w:trPr>
          <w:trHeight w:val="340"/>
        </w:trPr>
        <w:tc>
          <w:tcPr>
            <w:tcW w:w="1838" w:type="dxa"/>
            <w:shd w:val="clear" w:color="auto" w:fill="84AC9D" w:themeFill="accent6"/>
            <w:vAlign w:val="center"/>
          </w:tcPr>
          <w:p w14:paraId="0174CF47" w14:textId="77777777" w:rsidR="00D22109" w:rsidRPr="003E4BDF" w:rsidRDefault="00D22109" w:rsidP="00D22109">
            <w:pPr>
              <w:rPr>
                <w:b/>
                <w:color w:val="FFFFFF" w:themeColor="background1"/>
              </w:rPr>
            </w:pPr>
            <w:r w:rsidRPr="003E4BDF">
              <w:rPr>
                <w:b/>
                <w:color w:val="FFFFFF" w:themeColor="background1"/>
              </w:rPr>
              <w:t>Post-Conditions</w:t>
            </w:r>
          </w:p>
        </w:tc>
        <w:tc>
          <w:tcPr>
            <w:tcW w:w="7018" w:type="dxa"/>
            <w:vAlign w:val="center"/>
          </w:tcPr>
          <w:p w14:paraId="7940914F" w14:textId="5A930C8F" w:rsidR="00D22109" w:rsidRDefault="00D22109" w:rsidP="00D22109">
            <w:r>
              <w:t>Booking requests are displayed</w:t>
            </w:r>
          </w:p>
        </w:tc>
      </w:tr>
      <w:tr w:rsidR="00D22109" w14:paraId="0B14F618" w14:textId="77777777" w:rsidTr="00557537">
        <w:trPr>
          <w:trHeight w:val="340"/>
        </w:trPr>
        <w:tc>
          <w:tcPr>
            <w:tcW w:w="8856" w:type="dxa"/>
            <w:gridSpan w:val="2"/>
            <w:shd w:val="clear" w:color="auto" w:fill="84AC9D" w:themeFill="accent6"/>
            <w:vAlign w:val="center"/>
          </w:tcPr>
          <w:p w14:paraId="2FEBFB50" w14:textId="77777777" w:rsidR="00D22109" w:rsidRDefault="00D22109" w:rsidP="00D22109">
            <w:r w:rsidRPr="003E4BDF">
              <w:rPr>
                <w:b/>
                <w:color w:val="FFFFFF" w:themeColor="background1"/>
              </w:rPr>
              <w:t>Basic Flow of Events</w:t>
            </w:r>
            <w:r>
              <w:rPr>
                <w:b/>
                <w:color w:val="FFFFFF" w:themeColor="background1"/>
              </w:rPr>
              <w:t xml:space="preserve"> / Main Success Scenario</w:t>
            </w:r>
          </w:p>
        </w:tc>
      </w:tr>
      <w:tr w:rsidR="00D22109" w:rsidRPr="00215CD5" w14:paraId="0DE0EA9B" w14:textId="77777777" w:rsidTr="00557537">
        <w:trPr>
          <w:trHeight w:val="340"/>
        </w:trPr>
        <w:tc>
          <w:tcPr>
            <w:tcW w:w="8856" w:type="dxa"/>
            <w:gridSpan w:val="2"/>
          </w:tcPr>
          <w:p w14:paraId="1F22A32C" w14:textId="77777777" w:rsidR="00D22109" w:rsidRPr="00D22109" w:rsidRDefault="00D22109" w:rsidP="00042249">
            <w:pPr>
              <w:pStyle w:val="ListParagraph"/>
              <w:numPr>
                <w:ilvl w:val="0"/>
                <w:numId w:val="24"/>
              </w:numPr>
              <w:rPr>
                <w:bCs/>
                <w:color w:val="000000" w:themeColor="text1"/>
              </w:rPr>
            </w:pPr>
            <w:r w:rsidRPr="00D22109">
              <w:rPr>
                <w:bCs/>
                <w:color w:val="000000" w:themeColor="text1"/>
              </w:rPr>
              <w:t>The actor selects the option to view booking requests.</w:t>
            </w:r>
          </w:p>
          <w:p w14:paraId="0EDA85AF" w14:textId="77777777" w:rsidR="00D22109" w:rsidRPr="00D22109" w:rsidRDefault="00D22109" w:rsidP="00042249">
            <w:pPr>
              <w:pStyle w:val="ListParagraph"/>
              <w:numPr>
                <w:ilvl w:val="0"/>
                <w:numId w:val="24"/>
              </w:numPr>
              <w:rPr>
                <w:bCs/>
                <w:color w:val="000000" w:themeColor="text1"/>
              </w:rPr>
            </w:pPr>
            <w:r w:rsidRPr="00D22109">
              <w:rPr>
                <w:bCs/>
                <w:color w:val="000000" w:themeColor="text1"/>
              </w:rPr>
              <w:t>The system retrieves all booking requests.</w:t>
            </w:r>
          </w:p>
          <w:p w14:paraId="03AC8E6F" w14:textId="704754FA" w:rsidR="00D22109" w:rsidRPr="00215CD5" w:rsidRDefault="00D22109" w:rsidP="00042249">
            <w:pPr>
              <w:numPr>
                <w:ilvl w:val="0"/>
                <w:numId w:val="24"/>
              </w:numPr>
              <w:rPr>
                <w:b/>
                <w:color w:val="000000" w:themeColor="text1"/>
              </w:rPr>
            </w:pPr>
            <w:r w:rsidRPr="00D22109">
              <w:rPr>
                <w:bCs/>
                <w:color w:val="000000" w:themeColor="text1"/>
              </w:rPr>
              <w:t>The system displays the booking request list.</w:t>
            </w:r>
          </w:p>
        </w:tc>
      </w:tr>
      <w:tr w:rsidR="00D22109" w14:paraId="54106B94" w14:textId="77777777" w:rsidTr="00557537">
        <w:trPr>
          <w:trHeight w:val="340"/>
        </w:trPr>
        <w:tc>
          <w:tcPr>
            <w:tcW w:w="8856" w:type="dxa"/>
            <w:gridSpan w:val="2"/>
            <w:shd w:val="clear" w:color="auto" w:fill="84AC9D" w:themeFill="accent6"/>
            <w:vAlign w:val="center"/>
          </w:tcPr>
          <w:p w14:paraId="0894EB38" w14:textId="77777777" w:rsidR="00D22109" w:rsidRDefault="00D22109" w:rsidP="00D22109">
            <w:r>
              <w:rPr>
                <w:b/>
                <w:color w:val="FFFFFF" w:themeColor="background1"/>
              </w:rPr>
              <w:t xml:space="preserve">Initial </w:t>
            </w:r>
            <w:r w:rsidRPr="00B718EF">
              <w:rPr>
                <w:b/>
                <w:color w:val="FFFFFF" w:themeColor="background1"/>
              </w:rPr>
              <w:t>UI Design</w:t>
            </w:r>
          </w:p>
        </w:tc>
      </w:tr>
      <w:tr w:rsidR="00D22109" w14:paraId="21E6D629" w14:textId="77777777" w:rsidTr="00557537">
        <w:trPr>
          <w:trHeight w:val="340"/>
        </w:trPr>
        <w:tc>
          <w:tcPr>
            <w:tcW w:w="8856" w:type="dxa"/>
            <w:gridSpan w:val="2"/>
            <w:vAlign w:val="center"/>
          </w:tcPr>
          <w:p w14:paraId="14FBFB5D" w14:textId="31DEA8DF" w:rsidR="00D22109" w:rsidRDefault="00F92C72" w:rsidP="00D22109">
            <w:r w:rsidRPr="00F92C72">
              <w:rPr>
                <w:noProof/>
              </w:rPr>
              <w:drawing>
                <wp:inline distT="0" distB="0" distL="0" distR="0" wp14:anchorId="46013745" wp14:editId="37B23E1D">
                  <wp:extent cx="5372850" cy="469648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72850" cy="4696480"/>
                          </a:xfrm>
                          <a:prstGeom prst="rect">
                            <a:avLst/>
                          </a:prstGeom>
                        </pic:spPr>
                      </pic:pic>
                    </a:graphicData>
                  </a:graphic>
                </wp:inline>
              </w:drawing>
            </w:r>
          </w:p>
        </w:tc>
      </w:tr>
      <w:tr w:rsidR="00D22109" w:rsidRPr="007978E7" w14:paraId="72959CCB" w14:textId="77777777" w:rsidTr="00557537">
        <w:trPr>
          <w:trHeight w:val="340"/>
        </w:trPr>
        <w:tc>
          <w:tcPr>
            <w:tcW w:w="8856" w:type="dxa"/>
            <w:gridSpan w:val="2"/>
            <w:shd w:val="clear" w:color="auto" w:fill="84AC9D" w:themeFill="accent6"/>
          </w:tcPr>
          <w:p w14:paraId="2FB29F4A" w14:textId="77777777" w:rsidR="00D22109" w:rsidRPr="007978E7" w:rsidRDefault="00D22109" w:rsidP="00D22109">
            <w:pPr>
              <w:rPr>
                <w:b/>
                <w:color w:val="FFFFFF" w:themeColor="background1"/>
              </w:rPr>
            </w:pPr>
            <w:r>
              <w:rPr>
                <w:b/>
                <w:color w:val="FFFFFF" w:themeColor="background1"/>
              </w:rPr>
              <w:t xml:space="preserve">Final Implemented </w:t>
            </w:r>
            <w:r w:rsidRPr="00B718EF">
              <w:rPr>
                <w:b/>
                <w:color w:val="FFFFFF" w:themeColor="background1"/>
              </w:rPr>
              <w:t>UI Design</w:t>
            </w:r>
          </w:p>
        </w:tc>
      </w:tr>
      <w:tr w:rsidR="00D22109" w14:paraId="36EAAB96" w14:textId="77777777" w:rsidTr="00557537">
        <w:trPr>
          <w:trHeight w:val="340"/>
        </w:trPr>
        <w:tc>
          <w:tcPr>
            <w:tcW w:w="8856" w:type="dxa"/>
            <w:gridSpan w:val="2"/>
          </w:tcPr>
          <w:p w14:paraId="70ACF973" w14:textId="77777777" w:rsidR="00D22109" w:rsidRDefault="00D22109" w:rsidP="00D22109"/>
        </w:tc>
      </w:tr>
    </w:tbl>
    <w:p w14:paraId="63C5683D" w14:textId="77777777" w:rsidR="00F615BD" w:rsidRPr="00B718EF" w:rsidRDefault="00F615BD" w:rsidP="00F615BD"/>
    <w:p w14:paraId="273CE8B1" w14:textId="5E17A979" w:rsidR="00E75B1E" w:rsidRDefault="00E75B1E">
      <w:r>
        <w:br w:type="page"/>
      </w:r>
    </w:p>
    <w:p w14:paraId="4CCD824A" w14:textId="77777777" w:rsidR="00F615BD" w:rsidRPr="00B718EF" w:rsidRDefault="00F615BD" w:rsidP="00F615BD"/>
    <w:p w14:paraId="0C09F085" w14:textId="5E7FC681" w:rsidR="00F615BD" w:rsidRDefault="0D52E0C0" w:rsidP="00F615BD">
      <w:pPr>
        <w:pStyle w:val="Heading4"/>
      </w:pPr>
      <w:bookmarkStart w:id="403" w:name="_Toc228791236"/>
      <w:bookmarkStart w:id="404" w:name="_Toc183347455"/>
      <w:r>
        <w:t>Designed by &lt;</w:t>
      </w:r>
      <w:r w:rsidR="1F1D2050">
        <w:t>Awonke Gana</w:t>
      </w:r>
      <w:r>
        <w:t>&gt;</w:t>
      </w:r>
      <w:bookmarkEnd w:id="403"/>
      <w:bookmarkEnd w:id="404"/>
    </w:p>
    <w:p w14:paraId="745CE499" w14:textId="77777777" w:rsidR="00F615BD" w:rsidRDefault="00F615BD" w:rsidP="00F615BD">
      <w:r>
        <w:t xml:space="preserve">  </w:t>
      </w:r>
      <w:commentRangeStart w:id="405"/>
      <w:commentRangeEnd w:id="405"/>
      <w:r w:rsidR="00420B7C">
        <w:rPr>
          <w:rStyle w:val="CommentReference"/>
          <w:sz w:val="20"/>
          <w:szCs w:val="20"/>
        </w:rPr>
        <w:commentReference w:id="405"/>
      </w:r>
    </w:p>
    <w:tbl>
      <w:tblPr>
        <w:tblStyle w:val="TableGrid"/>
        <w:tblW w:w="0" w:type="auto"/>
        <w:tblLook w:val="04A0" w:firstRow="1" w:lastRow="0" w:firstColumn="1" w:lastColumn="0" w:noHBand="0" w:noVBand="1"/>
      </w:tblPr>
      <w:tblGrid>
        <w:gridCol w:w="1838"/>
        <w:gridCol w:w="7018"/>
      </w:tblGrid>
      <w:tr w:rsidR="00F615BD" w:rsidRPr="003E4BDF" w14:paraId="4A0A6F54" w14:textId="77777777" w:rsidTr="00557537">
        <w:trPr>
          <w:trHeight w:val="340"/>
        </w:trPr>
        <w:tc>
          <w:tcPr>
            <w:tcW w:w="1838" w:type="dxa"/>
            <w:shd w:val="clear" w:color="auto" w:fill="84AC9D" w:themeFill="accent6"/>
            <w:vAlign w:val="center"/>
          </w:tcPr>
          <w:p w14:paraId="2ABAA9F5"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5616F6E4"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69C8B335" w14:textId="77777777" w:rsidTr="00557537">
        <w:trPr>
          <w:trHeight w:val="340"/>
        </w:trPr>
        <w:tc>
          <w:tcPr>
            <w:tcW w:w="1838" w:type="dxa"/>
            <w:vAlign w:val="center"/>
          </w:tcPr>
          <w:p w14:paraId="0D5DD5F1" w14:textId="37730FCA" w:rsidR="00F615BD" w:rsidRDefault="00D22109" w:rsidP="00557537">
            <w:r>
              <w:t>UC14_I</w:t>
            </w:r>
          </w:p>
        </w:tc>
        <w:tc>
          <w:tcPr>
            <w:tcW w:w="7018" w:type="dxa"/>
            <w:vAlign w:val="center"/>
          </w:tcPr>
          <w:p w14:paraId="63E52BA8" w14:textId="57248259" w:rsidR="00F615BD" w:rsidRDefault="00D22109" w:rsidP="00557537">
            <w:r>
              <w:t>Respond to Booking Request</w:t>
            </w:r>
          </w:p>
        </w:tc>
      </w:tr>
      <w:tr w:rsidR="00F615BD" w:rsidRPr="003E4BDF" w14:paraId="502B0C80" w14:textId="77777777" w:rsidTr="00557537">
        <w:trPr>
          <w:trHeight w:val="340"/>
        </w:trPr>
        <w:tc>
          <w:tcPr>
            <w:tcW w:w="8856" w:type="dxa"/>
            <w:gridSpan w:val="2"/>
            <w:shd w:val="clear" w:color="auto" w:fill="84AC9D" w:themeFill="accent6"/>
            <w:vAlign w:val="center"/>
          </w:tcPr>
          <w:p w14:paraId="538FD6AA" w14:textId="77777777" w:rsidR="00F615BD" w:rsidRPr="003E4BDF" w:rsidRDefault="00F615BD" w:rsidP="00557537">
            <w:pPr>
              <w:rPr>
                <w:b/>
                <w:color w:val="FFFFFF" w:themeColor="background1"/>
              </w:rPr>
            </w:pPr>
            <w:r w:rsidRPr="003E4BDF">
              <w:rPr>
                <w:b/>
                <w:color w:val="FFFFFF" w:themeColor="background1"/>
              </w:rPr>
              <w:t>Actors</w:t>
            </w:r>
          </w:p>
        </w:tc>
      </w:tr>
      <w:tr w:rsidR="00F615BD" w14:paraId="67163270" w14:textId="77777777" w:rsidTr="00557537">
        <w:trPr>
          <w:trHeight w:val="340"/>
        </w:trPr>
        <w:tc>
          <w:tcPr>
            <w:tcW w:w="8856" w:type="dxa"/>
            <w:gridSpan w:val="2"/>
            <w:vAlign w:val="center"/>
          </w:tcPr>
          <w:p w14:paraId="1E8B750D" w14:textId="5B75E641" w:rsidR="00F615BD" w:rsidRDefault="00D22109" w:rsidP="00557537">
            <w:r>
              <w:t>Instructor</w:t>
            </w:r>
          </w:p>
        </w:tc>
      </w:tr>
      <w:tr w:rsidR="00F615BD" w14:paraId="49FBD603" w14:textId="77777777" w:rsidTr="00557537">
        <w:trPr>
          <w:trHeight w:val="340"/>
        </w:trPr>
        <w:tc>
          <w:tcPr>
            <w:tcW w:w="1838" w:type="dxa"/>
            <w:shd w:val="clear" w:color="auto" w:fill="84AC9D" w:themeFill="accent6"/>
            <w:vAlign w:val="center"/>
          </w:tcPr>
          <w:p w14:paraId="5999CDCD"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7C790683" w14:textId="63B8D5B7" w:rsidR="00F615BD" w:rsidRDefault="00D22109" w:rsidP="00557537">
            <w:r>
              <w:t>Booking request exists</w:t>
            </w:r>
          </w:p>
        </w:tc>
      </w:tr>
      <w:tr w:rsidR="00F615BD" w14:paraId="390AB72D" w14:textId="77777777" w:rsidTr="00557537">
        <w:trPr>
          <w:trHeight w:val="340"/>
        </w:trPr>
        <w:tc>
          <w:tcPr>
            <w:tcW w:w="1838" w:type="dxa"/>
            <w:shd w:val="clear" w:color="auto" w:fill="84AC9D" w:themeFill="accent6"/>
            <w:vAlign w:val="center"/>
          </w:tcPr>
          <w:p w14:paraId="5D4E05D5"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1542A6EE" w14:textId="7A6F39C7" w:rsidR="00F615BD" w:rsidRDefault="00D22109" w:rsidP="00557537">
            <w:r>
              <w:t>Instructor selects a request</w:t>
            </w:r>
          </w:p>
        </w:tc>
      </w:tr>
      <w:tr w:rsidR="00F615BD" w14:paraId="2F3D15C7" w14:textId="77777777" w:rsidTr="00557537">
        <w:trPr>
          <w:trHeight w:val="340"/>
        </w:trPr>
        <w:tc>
          <w:tcPr>
            <w:tcW w:w="1838" w:type="dxa"/>
            <w:shd w:val="clear" w:color="auto" w:fill="84AC9D" w:themeFill="accent6"/>
            <w:vAlign w:val="center"/>
          </w:tcPr>
          <w:p w14:paraId="6B221475"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1577C7EA" w14:textId="5DEA3C11" w:rsidR="00F615BD" w:rsidRDefault="00D22109" w:rsidP="00557537">
            <w:r>
              <w:t>Booking status is updated</w:t>
            </w:r>
          </w:p>
        </w:tc>
      </w:tr>
      <w:tr w:rsidR="00F615BD" w14:paraId="29D3000D" w14:textId="77777777" w:rsidTr="00557537">
        <w:trPr>
          <w:trHeight w:val="340"/>
        </w:trPr>
        <w:tc>
          <w:tcPr>
            <w:tcW w:w="8856" w:type="dxa"/>
            <w:gridSpan w:val="2"/>
            <w:shd w:val="clear" w:color="auto" w:fill="84AC9D" w:themeFill="accent6"/>
            <w:vAlign w:val="center"/>
          </w:tcPr>
          <w:p w14:paraId="55794EDB"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4CDE741E" w14:textId="77777777" w:rsidTr="00557537">
        <w:trPr>
          <w:trHeight w:val="340"/>
        </w:trPr>
        <w:tc>
          <w:tcPr>
            <w:tcW w:w="8856" w:type="dxa"/>
            <w:gridSpan w:val="2"/>
          </w:tcPr>
          <w:p w14:paraId="606C3745" w14:textId="77777777" w:rsidR="00D22109" w:rsidRPr="00D22109" w:rsidRDefault="00D22109" w:rsidP="00042249">
            <w:pPr>
              <w:pStyle w:val="ListParagraph"/>
              <w:numPr>
                <w:ilvl w:val="0"/>
                <w:numId w:val="25"/>
              </w:numPr>
              <w:rPr>
                <w:bCs/>
                <w:color w:val="000000" w:themeColor="text1"/>
              </w:rPr>
            </w:pPr>
            <w:r w:rsidRPr="00D22109">
              <w:rPr>
                <w:bCs/>
                <w:color w:val="000000" w:themeColor="text1"/>
              </w:rPr>
              <w:t>The actor selects a booking request.</w:t>
            </w:r>
          </w:p>
          <w:p w14:paraId="32913F2A" w14:textId="77777777" w:rsidR="00D22109" w:rsidRPr="00D22109" w:rsidRDefault="00D22109" w:rsidP="00042249">
            <w:pPr>
              <w:pStyle w:val="ListParagraph"/>
              <w:numPr>
                <w:ilvl w:val="0"/>
                <w:numId w:val="25"/>
              </w:numPr>
              <w:rPr>
                <w:bCs/>
                <w:color w:val="000000" w:themeColor="text1"/>
              </w:rPr>
            </w:pPr>
            <w:r w:rsidRPr="00D22109">
              <w:rPr>
                <w:bCs/>
                <w:color w:val="000000" w:themeColor="text1"/>
              </w:rPr>
              <w:t>The system displays request details.</w:t>
            </w:r>
          </w:p>
          <w:p w14:paraId="0930F3B8" w14:textId="77777777" w:rsidR="00D22109" w:rsidRPr="00D22109" w:rsidRDefault="00D22109" w:rsidP="00042249">
            <w:pPr>
              <w:pStyle w:val="ListParagraph"/>
              <w:numPr>
                <w:ilvl w:val="0"/>
                <w:numId w:val="25"/>
              </w:numPr>
              <w:rPr>
                <w:bCs/>
                <w:color w:val="000000" w:themeColor="text1"/>
              </w:rPr>
            </w:pPr>
            <w:r w:rsidRPr="00D22109">
              <w:rPr>
                <w:bCs/>
                <w:color w:val="000000" w:themeColor="text1"/>
              </w:rPr>
              <w:t>The actor reviews the request.</w:t>
            </w:r>
          </w:p>
          <w:p w14:paraId="36029BEE" w14:textId="77777777" w:rsidR="00D22109" w:rsidRPr="00D22109" w:rsidRDefault="00D22109" w:rsidP="00042249">
            <w:pPr>
              <w:pStyle w:val="ListParagraph"/>
              <w:numPr>
                <w:ilvl w:val="0"/>
                <w:numId w:val="25"/>
              </w:numPr>
              <w:rPr>
                <w:bCs/>
                <w:color w:val="000000" w:themeColor="text1"/>
              </w:rPr>
            </w:pPr>
            <w:r w:rsidRPr="00D22109">
              <w:rPr>
                <w:bCs/>
                <w:color w:val="000000" w:themeColor="text1"/>
              </w:rPr>
              <w:t>The actor accepts or rejects the request.</w:t>
            </w:r>
          </w:p>
          <w:p w14:paraId="1D24DB3F" w14:textId="77777777" w:rsidR="00D22109" w:rsidRPr="00D22109" w:rsidRDefault="00D22109" w:rsidP="00042249">
            <w:pPr>
              <w:pStyle w:val="ListParagraph"/>
              <w:numPr>
                <w:ilvl w:val="0"/>
                <w:numId w:val="25"/>
              </w:numPr>
              <w:rPr>
                <w:bCs/>
                <w:color w:val="000000" w:themeColor="text1"/>
              </w:rPr>
            </w:pPr>
            <w:r w:rsidRPr="00D22109">
              <w:rPr>
                <w:bCs/>
                <w:color w:val="000000" w:themeColor="text1"/>
              </w:rPr>
              <w:t>The system updates the booking status.</w:t>
            </w:r>
          </w:p>
          <w:p w14:paraId="23995855" w14:textId="29FBB4F0" w:rsidR="00F615BD" w:rsidRPr="00215CD5" w:rsidRDefault="00D22109" w:rsidP="00042249">
            <w:pPr>
              <w:numPr>
                <w:ilvl w:val="0"/>
                <w:numId w:val="25"/>
              </w:numPr>
              <w:rPr>
                <w:b/>
                <w:color w:val="000000" w:themeColor="text1"/>
              </w:rPr>
            </w:pPr>
            <w:r w:rsidRPr="00D22109">
              <w:rPr>
                <w:bCs/>
                <w:color w:val="000000" w:themeColor="text1"/>
              </w:rPr>
              <w:t>The system stores the response.</w:t>
            </w:r>
          </w:p>
        </w:tc>
      </w:tr>
      <w:tr w:rsidR="00F615BD" w14:paraId="27939C29" w14:textId="77777777" w:rsidTr="00557537">
        <w:trPr>
          <w:trHeight w:val="340"/>
        </w:trPr>
        <w:tc>
          <w:tcPr>
            <w:tcW w:w="8856" w:type="dxa"/>
            <w:gridSpan w:val="2"/>
            <w:shd w:val="clear" w:color="auto" w:fill="84AC9D" w:themeFill="accent6"/>
            <w:vAlign w:val="center"/>
          </w:tcPr>
          <w:p w14:paraId="0D19886E"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2F6832ED" w14:textId="77777777" w:rsidTr="00557537">
        <w:trPr>
          <w:trHeight w:val="340"/>
        </w:trPr>
        <w:tc>
          <w:tcPr>
            <w:tcW w:w="8856" w:type="dxa"/>
            <w:gridSpan w:val="2"/>
            <w:vAlign w:val="center"/>
          </w:tcPr>
          <w:p w14:paraId="64DA8D36" w14:textId="2674445F" w:rsidR="00F615BD" w:rsidRDefault="005356C7" w:rsidP="00557537">
            <w:r w:rsidRPr="005356C7">
              <w:rPr>
                <w:noProof/>
              </w:rPr>
              <w:drawing>
                <wp:inline distT="0" distB="0" distL="0" distR="0" wp14:anchorId="556FC0FC" wp14:editId="3B4B6089">
                  <wp:extent cx="5391902" cy="52204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91902" cy="5220429"/>
                          </a:xfrm>
                          <a:prstGeom prst="rect">
                            <a:avLst/>
                          </a:prstGeom>
                        </pic:spPr>
                      </pic:pic>
                    </a:graphicData>
                  </a:graphic>
                </wp:inline>
              </w:drawing>
            </w:r>
          </w:p>
        </w:tc>
      </w:tr>
      <w:tr w:rsidR="00F615BD" w:rsidRPr="007978E7" w14:paraId="19560162" w14:textId="77777777" w:rsidTr="00557537">
        <w:trPr>
          <w:trHeight w:val="340"/>
        </w:trPr>
        <w:tc>
          <w:tcPr>
            <w:tcW w:w="8856" w:type="dxa"/>
            <w:gridSpan w:val="2"/>
            <w:shd w:val="clear" w:color="auto" w:fill="84AC9D" w:themeFill="accent6"/>
          </w:tcPr>
          <w:p w14:paraId="4B766D90"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2B931BEA" w14:textId="77777777" w:rsidTr="00557537">
        <w:trPr>
          <w:trHeight w:val="340"/>
        </w:trPr>
        <w:tc>
          <w:tcPr>
            <w:tcW w:w="8856" w:type="dxa"/>
            <w:gridSpan w:val="2"/>
          </w:tcPr>
          <w:p w14:paraId="137FDECD" w14:textId="77777777" w:rsidR="00F615BD" w:rsidRDefault="00F615BD" w:rsidP="00557537"/>
        </w:tc>
      </w:tr>
    </w:tbl>
    <w:p w14:paraId="45A2B7C0" w14:textId="77777777" w:rsidR="00F615BD" w:rsidRPr="00B718EF" w:rsidRDefault="00F615BD" w:rsidP="00F615BD"/>
    <w:p w14:paraId="0E700F21" w14:textId="77777777" w:rsidR="00F615BD" w:rsidRPr="00B718EF" w:rsidRDefault="00F615BD" w:rsidP="00F615BD"/>
    <w:p w14:paraId="75151BCF" w14:textId="3C1615F0" w:rsidR="00F615BD" w:rsidRDefault="00F615BD" w:rsidP="00F615BD">
      <w:pPr>
        <w:pStyle w:val="Heading4"/>
      </w:pPr>
      <w:bookmarkStart w:id="406" w:name="_Toc228791237"/>
      <w:bookmarkStart w:id="407" w:name="_Toc747916926"/>
      <w:r>
        <w:t>Designed by &lt;</w:t>
      </w:r>
      <w:r w:rsidR="612D32F2">
        <w:t>Lethabo Mathole</w:t>
      </w:r>
      <w:r>
        <w:t>&gt;</w:t>
      </w:r>
      <w:bookmarkEnd w:id="406"/>
      <w:bookmarkEnd w:id="407"/>
    </w:p>
    <w:p w14:paraId="45D8C99D" w14:textId="77777777" w:rsidR="00F615BD" w:rsidRDefault="00F615BD" w:rsidP="00F615BD">
      <w:r>
        <w:t xml:space="preserve">  </w:t>
      </w:r>
      <w:commentRangeStart w:id="408"/>
      <w:commentRangeEnd w:id="408"/>
      <w:r w:rsidR="00420B7C">
        <w:rPr>
          <w:rStyle w:val="CommentReference"/>
          <w:sz w:val="20"/>
          <w:szCs w:val="20"/>
        </w:rPr>
        <w:commentReference w:id="408"/>
      </w:r>
    </w:p>
    <w:tbl>
      <w:tblPr>
        <w:tblStyle w:val="TableGrid"/>
        <w:tblW w:w="7936" w:type="dxa"/>
        <w:tblLook w:val="04A0" w:firstRow="1" w:lastRow="0" w:firstColumn="1" w:lastColumn="0" w:noHBand="0" w:noVBand="1"/>
      </w:tblPr>
      <w:tblGrid>
        <w:gridCol w:w="3968"/>
        <w:gridCol w:w="3968"/>
      </w:tblGrid>
      <w:tr w:rsidR="00F615BD" w:rsidRPr="003E4BDF" w14:paraId="1198264F" w14:textId="77777777" w:rsidTr="68A7E338">
        <w:trPr>
          <w:trHeight w:val="340"/>
        </w:trPr>
        <w:tc>
          <w:tcPr>
            <w:tcW w:w="3968" w:type="dxa"/>
            <w:shd w:val="clear" w:color="auto" w:fill="84AC9D" w:themeFill="accent6"/>
            <w:vAlign w:val="center"/>
          </w:tcPr>
          <w:p w14:paraId="28BB57CA" w14:textId="77777777" w:rsidR="00F615BD" w:rsidRPr="003E4BDF" w:rsidRDefault="00F615BD" w:rsidP="00557537">
            <w:pPr>
              <w:rPr>
                <w:b/>
                <w:color w:val="FFFFFF" w:themeColor="background1"/>
              </w:rPr>
            </w:pPr>
            <w:r w:rsidRPr="003E4BDF">
              <w:rPr>
                <w:b/>
                <w:color w:val="FFFFFF" w:themeColor="background1"/>
              </w:rPr>
              <w:t>Use Case ID</w:t>
            </w:r>
          </w:p>
        </w:tc>
        <w:tc>
          <w:tcPr>
            <w:tcW w:w="3968" w:type="dxa"/>
            <w:shd w:val="clear" w:color="auto" w:fill="84AC9D" w:themeFill="accent6"/>
            <w:vAlign w:val="center"/>
          </w:tcPr>
          <w:p w14:paraId="3623AC5C"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24D0A2F9" w14:textId="77777777" w:rsidTr="68A7E338">
        <w:trPr>
          <w:trHeight w:val="340"/>
        </w:trPr>
        <w:tc>
          <w:tcPr>
            <w:tcW w:w="3968" w:type="dxa"/>
            <w:vAlign w:val="center"/>
          </w:tcPr>
          <w:p w14:paraId="150252DC" w14:textId="172FE0E0" w:rsidR="00F615BD" w:rsidRDefault="00D22109" w:rsidP="00557537">
            <w:r>
              <w:t>UC15_I</w:t>
            </w:r>
          </w:p>
        </w:tc>
        <w:tc>
          <w:tcPr>
            <w:tcW w:w="3968" w:type="dxa"/>
            <w:vAlign w:val="center"/>
          </w:tcPr>
          <w:p w14:paraId="15317134" w14:textId="5BC1A2E9" w:rsidR="00F615BD" w:rsidRDefault="00D22109" w:rsidP="00557537">
            <w:r>
              <w:t>Verify Payment</w:t>
            </w:r>
          </w:p>
        </w:tc>
      </w:tr>
      <w:tr w:rsidR="00F615BD" w:rsidRPr="003E4BDF" w14:paraId="363CAB3D" w14:textId="77777777" w:rsidTr="68A7E338">
        <w:trPr>
          <w:trHeight w:val="340"/>
        </w:trPr>
        <w:tc>
          <w:tcPr>
            <w:tcW w:w="7936" w:type="dxa"/>
            <w:gridSpan w:val="2"/>
            <w:shd w:val="clear" w:color="auto" w:fill="84AC9D" w:themeFill="accent6"/>
            <w:vAlign w:val="center"/>
          </w:tcPr>
          <w:p w14:paraId="7308DE14" w14:textId="77777777" w:rsidR="00F615BD" w:rsidRPr="003E4BDF" w:rsidRDefault="00F615BD" w:rsidP="00557537">
            <w:pPr>
              <w:rPr>
                <w:b/>
                <w:color w:val="FFFFFF" w:themeColor="background1"/>
              </w:rPr>
            </w:pPr>
            <w:r w:rsidRPr="003E4BDF">
              <w:rPr>
                <w:b/>
                <w:color w:val="FFFFFF" w:themeColor="background1"/>
              </w:rPr>
              <w:t>Actors</w:t>
            </w:r>
          </w:p>
        </w:tc>
      </w:tr>
      <w:tr w:rsidR="00F615BD" w14:paraId="2951E9AD" w14:textId="77777777" w:rsidTr="68A7E338">
        <w:trPr>
          <w:trHeight w:val="340"/>
        </w:trPr>
        <w:tc>
          <w:tcPr>
            <w:tcW w:w="7936" w:type="dxa"/>
            <w:gridSpan w:val="2"/>
            <w:vAlign w:val="center"/>
          </w:tcPr>
          <w:p w14:paraId="5082144F" w14:textId="511C7DC3" w:rsidR="00F615BD" w:rsidRDefault="00D22109" w:rsidP="00557537">
            <w:r>
              <w:t>Instructor</w:t>
            </w:r>
          </w:p>
        </w:tc>
      </w:tr>
      <w:tr w:rsidR="00F615BD" w14:paraId="535764E5" w14:textId="77777777" w:rsidTr="68A7E338">
        <w:trPr>
          <w:trHeight w:val="340"/>
        </w:trPr>
        <w:tc>
          <w:tcPr>
            <w:tcW w:w="3968" w:type="dxa"/>
            <w:shd w:val="clear" w:color="auto" w:fill="84AC9D" w:themeFill="accent6"/>
            <w:vAlign w:val="center"/>
          </w:tcPr>
          <w:p w14:paraId="467E568F" w14:textId="77777777" w:rsidR="00F615BD" w:rsidRPr="003E4BDF" w:rsidRDefault="00F615BD" w:rsidP="00557537">
            <w:pPr>
              <w:rPr>
                <w:b/>
                <w:color w:val="FFFFFF" w:themeColor="background1"/>
              </w:rPr>
            </w:pPr>
            <w:r w:rsidRPr="003E4BDF">
              <w:rPr>
                <w:b/>
                <w:color w:val="FFFFFF" w:themeColor="background1"/>
              </w:rPr>
              <w:t>Pre-Conditions</w:t>
            </w:r>
          </w:p>
        </w:tc>
        <w:tc>
          <w:tcPr>
            <w:tcW w:w="3968" w:type="dxa"/>
            <w:vAlign w:val="center"/>
          </w:tcPr>
          <w:p w14:paraId="77CB7513" w14:textId="2058D17C" w:rsidR="00F615BD" w:rsidRDefault="00D22109" w:rsidP="00557537">
            <w:r>
              <w:t>Payment proof is uploaded</w:t>
            </w:r>
          </w:p>
        </w:tc>
      </w:tr>
      <w:tr w:rsidR="00F615BD" w14:paraId="06BB9D38" w14:textId="77777777" w:rsidTr="68A7E338">
        <w:trPr>
          <w:trHeight w:val="340"/>
        </w:trPr>
        <w:tc>
          <w:tcPr>
            <w:tcW w:w="3968" w:type="dxa"/>
            <w:shd w:val="clear" w:color="auto" w:fill="84AC9D" w:themeFill="accent6"/>
            <w:vAlign w:val="center"/>
          </w:tcPr>
          <w:p w14:paraId="5AC67CEE" w14:textId="77777777" w:rsidR="00F615BD" w:rsidRPr="003E4BDF" w:rsidRDefault="00F615BD" w:rsidP="00557537">
            <w:pPr>
              <w:rPr>
                <w:b/>
                <w:color w:val="FFFFFF" w:themeColor="background1"/>
              </w:rPr>
            </w:pPr>
            <w:r w:rsidRPr="003E4BDF">
              <w:rPr>
                <w:b/>
                <w:color w:val="FFFFFF" w:themeColor="background1"/>
              </w:rPr>
              <w:t>Triggers</w:t>
            </w:r>
          </w:p>
        </w:tc>
        <w:tc>
          <w:tcPr>
            <w:tcW w:w="3968" w:type="dxa"/>
            <w:vAlign w:val="center"/>
          </w:tcPr>
          <w:p w14:paraId="0BB3AB34" w14:textId="15573B98" w:rsidR="00F615BD" w:rsidRDefault="00D22109" w:rsidP="00557537">
            <w:r>
              <w:t>Instructor selects payment verification</w:t>
            </w:r>
          </w:p>
        </w:tc>
      </w:tr>
      <w:tr w:rsidR="00F615BD" w14:paraId="20AA1E08" w14:textId="77777777" w:rsidTr="68A7E338">
        <w:trPr>
          <w:trHeight w:val="340"/>
        </w:trPr>
        <w:tc>
          <w:tcPr>
            <w:tcW w:w="3968" w:type="dxa"/>
            <w:shd w:val="clear" w:color="auto" w:fill="84AC9D" w:themeFill="accent6"/>
            <w:vAlign w:val="center"/>
          </w:tcPr>
          <w:p w14:paraId="668B3114" w14:textId="77777777" w:rsidR="00F615BD" w:rsidRPr="003E4BDF" w:rsidRDefault="00F615BD" w:rsidP="00557537">
            <w:pPr>
              <w:rPr>
                <w:b/>
                <w:color w:val="FFFFFF" w:themeColor="background1"/>
              </w:rPr>
            </w:pPr>
            <w:r w:rsidRPr="003E4BDF">
              <w:rPr>
                <w:b/>
                <w:color w:val="FFFFFF" w:themeColor="background1"/>
              </w:rPr>
              <w:t>Post-Conditions</w:t>
            </w:r>
          </w:p>
        </w:tc>
        <w:tc>
          <w:tcPr>
            <w:tcW w:w="3968" w:type="dxa"/>
            <w:vAlign w:val="center"/>
          </w:tcPr>
          <w:p w14:paraId="04E6ADE7" w14:textId="60D419DA" w:rsidR="00F615BD" w:rsidRDefault="00D22109" w:rsidP="00557537">
            <w:r>
              <w:t>Payment is verified or rejected</w:t>
            </w:r>
          </w:p>
        </w:tc>
      </w:tr>
      <w:tr w:rsidR="00F615BD" w14:paraId="23B52738" w14:textId="77777777" w:rsidTr="68A7E338">
        <w:trPr>
          <w:trHeight w:val="340"/>
        </w:trPr>
        <w:tc>
          <w:tcPr>
            <w:tcW w:w="7936" w:type="dxa"/>
            <w:gridSpan w:val="2"/>
            <w:shd w:val="clear" w:color="auto" w:fill="84AC9D" w:themeFill="accent6"/>
            <w:vAlign w:val="center"/>
          </w:tcPr>
          <w:p w14:paraId="394EEBB4"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65F01207" w14:textId="77777777" w:rsidTr="68A7E338">
        <w:trPr>
          <w:trHeight w:val="340"/>
        </w:trPr>
        <w:tc>
          <w:tcPr>
            <w:tcW w:w="7936" w:type="dxa"/>
            <w:gridSpan w:val="2"/>
          </w:tcPr>
          <w:p w14:paraId="276FC838" w14:textId="77777777" w:rsidR="00D22109" w:rsidRPr="00D22109" w:rsidRDefault="00D22109" w:rsidP="00042249">
            <w:pPr>
              <w:pStyle w:val="ListParagraph"/>
              <w:numPr>
                <w:ilvl w:val="0"/>
                <w:numId w:val="26"/>
              </w:numPr>
              <w:rPr>
                <w:bCs/>
                <w:color w:val="000000" w:themeColor="text1"/>
              </w:rPr>
            </w:pPr>
            <w:r w:rsidRPr="00D22109">
              <w:rPr>
                <w:bCs/>
                <w:color w:val="000000" w:themeColor="text1"/>
              </w:rPr>
              <w:t>The actor selects a booking with payment proof.</w:t>
            </w:r>
          </w:p>
          <w:p w14:paraId="0660DE05" w14:textId="77777777" w:rsidR="00D22109" w:rsidRPr="00D22109" w:rsidRDefault="00D22109" w:rsidP="00042249">
            <w:pPr>
              <w:pStyle w:val="ListParagraph"/>
              <w:numPr>
                <w:ilvl w:val="0"/>
                <w:numId w:val="26"/>
              </w:numPr>
              <w:rPr>
                <w:bCs/>
                <w:color w:val="000000" w:themeColor="text1"/>
              </w:rPr>
            </w:pPr>
            <w:r w:rsidRPr="00D22109">
              <w:rPr>
                <w:bCs/>
                <w:color w:val="000000" w:themeColor="text1"/>
              </w:rPr>
              <w:t>The system displays the payment details.</w:t>
            </w:r>
          </w:p>
          <w:p w14:paraId="4D3218D8" w14:textId="6D1BE55F" w:rsidR="00D22109" w:rsidRPr="00D22109" w:rsidRDefault="36E191E4" w:rsidP="00042249">
            <w:pPr>
              <w:pStyle w:val="ListParagraph"/>
              <w:numPr>
                <w:ilvl w:val="0"/>
                <w:numId w:val="26"/>
              </w:numPr>
              <w:rPr>
                <w:color w:val="000000" w:themeColor="text1"/>
              </w:rPr>
            </w:pPr>
            <w:r w:rsidRPr="45D2EC54">
              <w:rPr>
                <w:color w:val="000000" w:themeColor="text1"/>
              </w:rPr>
              <w:t xml:space="preserve">The actor reviews </w:t>
            </w:r>
            <w:r w:rsidR="142E049D" w:rsidRPr="45D2EC54">
              <w:rPr>
                <w:color w:val="000000" w:themeColor="text1"/>
              </w:rPr>
              <w:t>proof</w:t>
            </w:r>
            <w:r w:rsidRPr="45D2EC54">
              <w:rPr>
                <w:color w:val="000000" w:themeColor="text1"/>
              </w:rPr>
              <w:t xml:space="preserve"> of payment.</w:t>
            </w:r>
          </w:p>
          <w:p w14:paraId="15EFE4B2" w14:textId="77777777" w:rsidR="00D22109" w:rsidRPr="00D22109" w:rsidRDefault="00D22109" w:rsidP="00042249">
            <w:pPr>
              <w:pStyle w:val="ListParagraph"/>
              <w:numPr>
                <w:ilvl w:val="0"/>
                <w:numId w:val="26"/>
              </w:numPr>
              <w:rPr>
                <w:bCs/>
                <w:color w:val="000000" w:themeColor="text1"/>
              </w:rPr>
            </w:pPr>
            <w:r w:rsidRPr="00D22109">
              <w:rPr>
                <w:bCs/>
                <w:color w:val="000000" w:themeColor="text1"/>
              </w:rPr>
              <w:t>The actor verifies or rejects the payment.</w:t>
            </w:r>
          </w:p>
          <w:p w14:paraId="2F254C6B" w14:textId="77777777" w:rsidR="00D22109" w:rsidRPr="00D22109" w:rsidRDefault="00D22109" w:rsidP="00042249">
            <w:pPr>
              <w:pStyle w:val="ListParagraph"/>
              <w:numPr>
                <w:ilvl w:val="0"/>
                <w:numId w:val="26"/>
              </w:numPr>
              <w:rPr>
                <w:bCs/>
                <w:color w:val="000000" w:themeColor="text1"/>
              </w:rPr>
            </w:pPr>
            <w:r w:rsidRPr="00D22109">
              <w:rPr>
                <w:bCs/>
                <w:color w:val="000000" w:themeColor="text1"/>
              </w:rPr>
              <w:t>The system updates the payment status.</w:t>
            </w:r>
          </w:p>
          <w:p w14:paraId="4D022270" w14:textId="44F170D9" w:rsidR="00F615BD" w:rsidRPr="00215CD5" w:rsidRDefault="00D22109" w:rsidP="00042249">
            <w:pPr>
              <w:numPr>
                <w:ilvl w:val="0"/>
                <w:numId w:val="26"/>
              </w:numPr>
              <w:rPr>
                <w:b/>
                <w:color w:val="000000" w:themeColor="text1"/>
              </w:rPr>
            </w:pPr>
            <w:r w:rsidRPr="00D22109">
              <w:rPr>
                <w:bCs/>
                <w:color w:val="000000" w:themeColor="text1"/>
              </w:rPr>
              <w:t>The system saves the result.</w:t>
            </w:r>
          </w:p>
        </w:tc>
      </w:tr>
      <w:tr w:rsidR="00F615BD" w14:paraId="395B347E" w14:textId="77777777" w:rsidTr="68A7E338">
        <w:trPr>
          <w:trHeight w:val="340"/>
        </w:trPr>
        <w:tc>
          <w:tcPr>
            <w:tcW w:w="7936" w:type="dxa"/>
            <w:gridSpan w:val="2"/>
            <w:shd w:val="clear" w:color="auto" w:fill="84AC9D" w:themeFill="accent6"/>
            <w:vAlign w:val="center"/>
          </w:tcPr>
          <w:p w14:paraId="45F09399"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528D3CD0" w14:textId="77777777" w:rsidTr="68A7E338">
        <w:trPr>
          <w:trHeight w:val="340"/>
        </w:trPr>
        <w:tc>
          <w:tcPr>
            <w:tcW w:w="7936" w:type="dxa"/>
            <w:gridSpan w:val="2"/>
            <w:vAlign w:val="center"/>
          </w:tcPr>
          <w:p w14:paraId="7AF98C6D" w14:textId="738280E2" w:rsidR="00F615BD" w:rsidRDefault="6A928BA4" w:rsidP="00557537">
            <w:r>
              <w:rPr>
                <w:noProof/>
              </w:rPr>
              <w:drawing>
                <wp:inline distT="0" distB="0" distL="0" distR="0" wp14:anchorId="541E8288" wp14:editId="566A20EC">
                  <wp:extent cx="4886325" cy="4391025"/>
                  <wp:effectExtent l="0" t="0" r="0" b="0"/>
                  <wp:docPr id="1045004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4661" name="Picture 1045004661"/>
                          <pic:cNvPicPr/>
                        </pic:nvPicPr>
                        <pic:blipFill>
                          <a:blip r:embed="rId41">
                            <a:extLst>
                              <a:ext uri="{28A0092B-C50C-407E-A947-70E740481C1C}">
                                <a14:useLocalDpi xmlns:a14="http://schemas.microsoft.com/office/drawing/2010/main"/>
                              </a:ext>
                            </a:extLst>
                          </a:blip>
                          <a:stretch>
                            <a:fillRect/>
                          </a:stretch>
                        </pic:blipFill>
                        <pic:spPr>
                          <a:xfrm>
                            <a:off x="0" y="0"/>
                            <a:ext cx="4886325" cy="4391025"/>
                          </a:xfrm>
                          <a:prstGeom prst="rect">
                            <a:avLst/>
                          </a:prstGeom>
                        </pic:spPr>
                      </pic:pic>
                    </a:graphicData>
                  </a:graphic>
                </wp:inline>
              </w:drawing>
            </w:r>
          </w:p>
        </w:tc>
      </w:tr>
      <w:tr w:rsidR="00F615BD" w:rsidRPr="007978E7" w14:paraId="5FDC8D80" w14:textId="77777777" w:rsidTr="68A7E338">
        <w:trPr>
          <w:trHeight w:val="340"/>
        </w:trPr>
        <w:tc>
          <w:tcPr>
            <w:tcW w:w="7936" w:type="dxa"/>
            <w:gridSpan w:val="2"/>
            <w:shd w:val="clear" w:color="auto" w:fill="84AC9D" w:themeFill="accent6"/>
          </w:tcPr>
          <w:p w14:paraId="0F62E449"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01B7BDB7" w14:textId="77777777" w:rsidTr="68A7E338">
        <w:trPr>
          <w:trHeight w:val="340"/>
        </w:trPr>
        <w:tc>
          <w:tcPr>
            <w:tcW w:w="7936" w:type="dxa"/>
            <w:gridSpan w:val="2"/>
          </w:tcPr>
          <w:p w14:paraId="2B2D3E32" w14:textId="77777777" w:rsidR="00F615BD" w:rsidRDefault="00F615BD" w:rsidP="00557537"/>
        </w:tc>
      </w:tr>
    </w:tbl>
    <w:p w14:paraId="00F5B5C7" w14:textId="77777777" w:rsidR="00F615BD" w:rsidRPr="00B718EF" w:rsidRDefault="00F615BD" w:rsidP="00F615BD"/>
    <w:p w14:paraId="6D4B51C8" w14:textId="030C29FA" w:rsidR="00E75B1E" w:rsidRDefault="00E75B1E">
      <w:r>
        <w:br w:type="page"/>
      </w:r>
    </w:p>
    <w:p w14:paraId="04B30E2D" w14:textId="77777777" w:rsidR="00F615BD" w:rsidRPr="00B718EF" w:rsidRDefault="00F615BD" w:rsidP="00F615BD"/>
    <w:p w14:paraId="52B19DBE" w14:textId="49549308" w:rsidR="00F615BD" w:rsidRDefault="00F615BD" w:rsidP="00F615BD">
      <w:pPr>
        <w:pStyle w:val="Heading4"/>
      </w:pPr>
      <w:bookmarkStart w:id="409" w:name="_Toc228791238"/>
      <w:bookmarkStart w:id="410" w:name="_Toc881432260"/>
      <w:r>
        <w:t>Designed by &lt;</w:t>
      </w:r>
      <w:r w:rsidR="5F9C93BD">
        <w:t>Hlomani Mashimby</w:t>
      </w:r>
      <w:r>
        <w:t>e&gt;</w:t>
      </w:r>
      <w:bookmarkEnd w:id="409"/>
      <w:bookmarkEnd w:id="410"/>
    </w:p>
    <w:p w14:paraId="02FD59C5" w14:textId="77777777" w:rsidR="00F615BD" w:rsidRDefault="00F615BD" w:rsidP="00F615BD">
      <w:r>
        <w:t xml:space="preserve">  </w:t>
      </w:r>
      <w:commentRangeStart w:id="411"/>
      <w:commentRangeEnd w:id="411"/>
      <w:r w:rsidR="00420B7C">
        <w:rPr>
          <w:rStyle w:val="CommentReference"/>
          <w:sz w:val="20"/>
          <w:szCs w:val="20"/>
        </w:rPr>
        <w:commentReference w:id="411"/>
      </w:r>
    </w:p>
    <w:tbl>
      <w:tblPr>
        <w:tblStyle w:val="TableGrid"/>
        <w:tblW w:w="0" w:type="auto"/>
        <w:tblLook w:val="04A0" w:firstRow="1" w:lastRow="0" w:firstColumn="1" w:lastColumn="0" w:noHBand="0" w:noVBand="1"/>
      </w:tblPr>
      <w:tblGrid>
        <w:gridCol w:w="1838"/>
        <w:gridCol w:w="7018"/>
      </w:tblGrid>
      <w:tr w:rsidR="00F615BD" w:rsidRPr="003E4BDF" w14:paraId="0BB3003F" w14:textId="77777777" w:rsidTr="00557537">
        <w:trPr>
          <w:trHeight w:val="340"/>
        </w:trPr>
        <w:tc>
          <w:tcPr>
            <w:tcW w:w="1838" w:type="dxa"/>
            <w:shd w:val="clear" w:color="auto" w:fill="84AC9D" w:themeFill="accent6"/>
            <w:vAlign w:val="center"/>
          </w:tcPr>
          <w:p w14:paraId="4C698294"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06C34176"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2544BAD4" w14:textId="77777777" w:rsidTr="00557537">
        <w:trPr>
          <w:trHeight w:val="340"/>
        </w:trPr>
        <w:tc>
          <w:tcPr>
            <w:tcW w:w="1838" w:type="dxa"/>
            <w:vAlign w:val="center"/>
          </w:tcPr>
          <w:p w14:paraId="6D1D2316" w14:textId="089B6646" w:rsidR="00F615BD" w:rsidRDefault="00D22109" w:rsidP="00557537">
            <w:r>
              <w:t>UC16_A</w:t>
            </w:r>
          </w:p>
        </w:tc>
        <w:tc>
          <w:tcPr>
            <w:tcW w:w="7018" w:type="dxa"/>
            <w:vAlign w:val="center"/>
          </w:tcPr>
          <w:p w14:paraId="11D7F7A9" w14:textId="34722C61" w:rsidR="00F615BD" w:rsidRDefault="00D22109" w:rsidP="00557537">
            <w:r>
              <w:t>Review Instructor Application</w:t>
            </w:r>
          </w:p>
        </w:tc>
      </w:tr>
      <w:tr w:rsidR="00F615BD" w:rsidRPr="003E4BDF" w14:paraId="5E78863D" w14:textId="77777777" w:rsidTr="00557537">
        <w:trPr>
          <w:trHeight w:val="340"/>
        </w:trPr>
        <w:tc>
          <w:tcPr>
            <w:tcW w:w="8856" w:type="dxa"/>
            <w:gridSpan w:val="2"/>
            <w:shd w:val="clear" w:color="auto" w:fill="84AC9D" w:themeFill="accent6"/>
            <w:vAlign w:val="center"/>
          </w:tcPr>
          <w:p w14:paraId="58C025D7" w14:textId="77777777" w:rsidR="00F615BD" w:rsidRPr="003E4BDF" w:rsidRDefault="00F615BD" w:rsidP="00557537">
            <w:pPr>
              <w:rPr>
                <w:b/>
                <w:color w:val="FFFFFF" w:themeColor="background1"/>
              </w:rPr>
            </w:pPr>
            <w:r w:rsidRPr="003E4BDF">
              <w:rPr>
                <w:b/>
                <w:color w:val="FFFFFF" w:themeColor="background1"/>
              </w:rPr>
              <w:t>Actors</w:t>
            </w:r>
          </w:p>
        </w:tc>
      </w:tr>
      <w:tr w:rsidR="00F615BD" w14:paraId="5BC83A12" w14:textId="77777777" w:rsidTr="00557537">
        <w:trPr>
          <w:trHeight w:val="340"/>
        </w:trPr>
        <w:tc>
          <w:tcPr>
            <w:tcW w:w="8856" w:type="dxa"/>
            <w:gridSpan w:val="2"/>
            <w:vAlign w:val="center"/>
          </w:tcPr>
          <w:p w14:paraId="50C2C9E5" w14:textId="0DB2B001" w:rsidR="00F615BD" w:rsidRDefault="00D22109" w:rsidP="00557537">
            <w:r>
              <w:t>Admin</w:t>
            </w:r>
          </w:p>
        </w:tc>
      </w:tr>
      <w:tr w:rsidR="00F615BD" w14:paraId="372666EE" w14:textId="77777777" w:rsidTr="00557537">
        <w:trPr>
          <w:trHeight w:val="340"/>
        </w:trPr>
        <w:tc>
          <w:tcPr>
            <w:tcW w:w="1838" w:type="dxa"/>
            <w:shd w:val="clear" w:color="auto" w:fill="84AC9D" w:themeFill="accent6"/>
            <w:vAlign w:val="center"/>
          </w:tcPr>
          <w:p w14:paraId="2B68A340"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684B9880" w14:textId="4E3C2A67" w:rsidR="00F615BD" w:rsidRDefault="00D22109" w:rsidP="00557537">
            <w:r>
              <w:t>Instructor application exists</w:t>
            </w:r>
          </w:p>
        </w:tc>
      </w:tr>
      <w:tr w:rsidR="00F615BD" w14:paraId="0A6ACDBA" w14:textId="77777777" w:rsidTr="00557537">
        <w:trPr>
          <w:trHeight w:val="340"/>
        </w:trPr>
        <w:tc>
          <w:tcPr>
            <w:tcW w:w="1838" w:type="dxa"/>
            <w:shd w:val="clear" w:color="auto" w:fill="84AC9D" w:themeFill="accent6"/>
            <w:vAlign w:val="center"/>
          </w:tcPr>
          <w:p w14:paraId="574778AC"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6BED51DF" w14:textId="4F8E1814" w:rsidR="00F615BD" w:rsidRDefault="00D22109" w:rsidP="00557537">
            <w:r>
              <w:t>Admin selects application</w:t>
            </w:r>
          </w:p>
        </w:tc>
      </w:tr>
      <w:tr w:rsidR="00F615BD" w14:paraId="6D0DFA2D" w14:textId="77777777" w:rsidTr="00557537">
        <w:trPr>
          <w:trHeight w:val="340"/>
        </w:trPr>
        <w:tc>
          <w:tcPr>
            <w:tcW w:w="1838" w:type="dxa"/>
            <w:shd w:val="clear" w:color="auto" w:fill="84AC9D" w:themeFill="accent6"/>
            <w:vAlign w:val="center"/>
          </w:tcPr>
          <w:p w14:paraId="3E6319D5"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7AE2E23B" w14:textId="080E5EDC" w:rsidR="00F615BD" w:rsidRDefault="00D22109" w:rsidP="00557537">
            <w:r>
              <w:t>Application is approved or rejected</w:t>
            </w:r>
          </w:p>
        </w:tc>
      </w:tr>
      <w:tr w:rsidR="00F615BD" w14:paraId="5427A456" w14:textId="77777777" w:rsidTr="00557537">
        <w:trPr>
          <w:trHeight w:val="340"/>
        </w:trPr>
        <w:tc>
          <w:tcPr>
            <w:tcW w:w="8856" w:type="dxa"/>
            <w:gridSpan w:val="2"/>
            <w:shd w:val="clear" w:color="auto" w:fill="84AC9D" w:themeFill="accent6"/>
            <w:vAlign w:val="center"/>
          </w:tcPr>
          <w:p w14:paraId="4C437D38"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36A210E4" w14:textId="77777777" w:rsidTr="00557537">
        <w:trPr>
          <w:trHeight w:val="340"/>
        </w:trPr>
        <w:tc>
          <w:tcPr>
            <w:tcW w:w="8856" w:type="dxa"/>
            <w:gridSpan w:val="2"/>
          </w:tcPr>
          <w:p w14:paraId="7B8713A8" w14:textId="77777777" w:rsidR="00D22109" w:rsidRPr="00D22109" w:rsidRDefault="00D22109" w:rsidP="00042249">
            <w:pPr>
              <w:pStyle w:val="ListParagraph"/>
              <w:numPr>
                <w:ilvl w:val="0"/>
                <w:numId w:val="27"/>
              </w:numPr>
              <w:rPr>
                <w:bCs/>
                <w:color w:val="000000" w:themeColor="text1"/>
              </w:rPr>
            </w:pPr>
            <w:r w:rsidRPr="00D22109">
              <w:rPr>
                <w:bCs/>
                <w:color w:val="000000" w:themeColor="text1"/>
              </w:rPr>
              <w:t>The actor selects an instructor application.</w:t>
            </w:r>
          </w:p>
          <w:p w14:paraId="080A1057" w14:textId="77777777" w:rsidR="00D22109" w:rsidRPr="00D22109" w:rsidRDefault="00D22109" w:rsidP="00042249">
            <w:pPr>
              <w:pStyle w:val="ListParagraph"/>
              <w:numPr>
                <w:ilvl w:val="0"/>
                <w:numId w:val="27"/>
              </w:numPr>
              <w:rPr>
                <w:bCs/>
                <w:color w:val="000000" w:themeColor="text1"/>
              </w:rPr>
            </w:pPr>
            <w:r w:rsidRPr="00D22109">
              <w:rPr>
                <w:bCs/>
                <w:color w:val="000000" w:themeColor="text1"/>
              </w:rPr>
              <w:t>The system displays application details.</w:t>
            </w:r>
          </w:p>
          <w:p w14:paraId="05219A46" w14:textId="77777777" w:rsidR="00D22109" w:rsidRPr="00D22109" w:rsidRDefault="00D22109" w:rsidP="00042249">
            <w:pPr>
              <w:pStyle w:val="ListParagraph"/>
              <w:numPr>
                <w:ilvl w:val="0"/>
                <w:numId w:val="27"/>
              </w:numPr>
              <w:rPr>
                <w:bCs/>
                <w:color w:val="000000" w:themeColor="text1"/>
              </w:rPr>
            </w:pPr>
            <w:r w:rsidRPr="00D22109">
              <w:rPr>
                <w:bCs/>
                <w:color w:val="000000" w:themeColor="text1"/>
              </w:rPr>
              <w:t>The actor reviews the application.</w:t>
            </w:r>
          </w:p>
          <w:p w14:paraId="75281989" w14:textId="77777777" w:rsidR="00D22109" w:rsidRPr="00D22109" w:rsidRDefault="00D22109" w:rsidP="00042249">
            <w:pPr>
              <w:pStyle w:val="ListParagraph"/>
              <w:numPr>
                <w:ilvl w:val="0"/>
                <w:numId w:val="27"/>
              </w:numPr>
              <w:rPr>
                <w:bCs/>
                <w:color w:val="000000" w:themeColor="text1"/>
              </w:rPr>
            </w:pPr>
            <w:r w:rsidRPr="00D22109">
              <w:rPr>
                <w:bCs/>
                <w:color w:val="000000" w:themeColor="text1"/>
              </w:rPr>
              <w:t>The actor approves or rejects the application.</w:t>
            </w:r>
          </w:p>
          <w:p w14:paraId="3277BD33" w14:textId="1E68A01F" w:rsidR="00F615BD" w:rsidRPr="00215CD5" w:rsidRDefault="00D22109" w:rsidP="00042249">
            <w:pPr>
              <w:numPr>
                <w:ilvl w:val="0"/>
                <w:numId w:val="27"/>
              </w:numPr>
              <w:rPr>
                <w:b/>
                <w:color w:val="000000" w:themeColor="text1"/>
              </w:rPr>
            </w:pPr>
            <w:r w:rsidRPr="00D22109">
              <w:rPr>
                <w:bCs/>
                <w:color w:val="000000" w:themeColor="text1"/>
              </w:rPr>
              <w:t>The system updates the application status.</w:t>
            </w:r>
          </w:p>
        </w:tc>
      </w:tr>
      <w:tr w:rsidR="00F615BD" w14:paraId="6CD3C47A" w14:textId="77777777" w:rsidTr="00557537">
        <w:trPr>
          <w:trHeight w:val="340"/>
        </w:trPr>
        <w:tc>
          <w:tcPr>
            <w:tcW w:w="8856" w:type="dxa"/>
            <w:gridSpan w:val="2"/>
            <w:shd w:val="clear" w:color="auto" w:fill="84AC9D" w:themeFill="accent6"/>
            <w:vAlign w:val="center"/>
          </w:tcPr>
          <w:p w14:paraId="026EB99F"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1ED0F8D2" w14:textId="77777777" w:rsidTr="00557537">
        <w:trPr>
          <w:trHeight w:val="340"/>
        </w:trPr>
        <w:tc>
          <w:tcPr>
            <w:tcW w:w="8856" w:type="dxa"/>
            <w:gridSpan w:val="2"/>
            <w:vAlign w:val="center"/>
          </w:tcPr>
          <w:p w14:paraId="1325739D" w14:textId="1C3C6915" w:rsidR="00F615BD" w:rsidRDefault="00576FC1" w:rsidP="00557537">
            <w:r w:rsidRPr="00576FC1">
              <w:rPr>
                <w:noProof/>
              </w:rPr>
              <w:drawing>
                <wp:inline distT="0" distB="0" distL="0" distR="0" wp14:anchorId="549802AD" wp14:editId="66AB7B97">
                  <wp:extent cx="5401429" cy="7249537"/>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1429" cy="7249537"/>
                          </a:xfrm>
                          <a:prstGeom prst="rect">
                            <a:avLst/>
                          </a:prstGeom>
                        </pic:spPr>
                      </pic:pic>
                    </a:graphicData>
                  </a:graphic>
                </wp:inline>
              </w:drawing>
            </w:r>
          </w:p>
        </w:tc>
      </w:tr>
      <w:tr w:rsidR="00F615BD" w:rsidRPr="007978E7" w14:paraId="0DE1786A" w14:textId="77777777" w:rsidTr="00557537">
        <w:trPr>
          <w:trHeight w:val="340"/>
        </w:trPr>
        <w:tc>
          <w:tcPr>
            <w:tcW w:w="8856" w:type="dxa"/>
            <w:gridSpan w:val="2"/>
            <w:shd w:val="clear" w:color="auto" w:fill="84AC9D" w:themeFill="accent6"/>
          </w:tcPr>
          <w:p w14:paraId="51E65F43"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1990A8D9" w14:textId="77777777" w:rsidTr="00557537">
        <w:trPr>
          <w:trHeight w:val="340"/>
        </w:trPr>
        <w:tc>
          <w:tcPr>
            <w:tcW w:w="8856" w:type="dxa"/>
            <w:gridSpan w:val="2"/>
          </w:tcPr>
          <w:p w14:paraId="1DD543A4" w14:textId="77777777" w:rsidR="00F615BD" w:rsidRDefault="00F615BD" w:rsidP="00557537"/>
        </w:tc>
      </w:tr>
    </w:tbl>
    <w:p w14:paraId="5DAA3E22" w14:textId="77777777" w:rsidR="00F615BD" w:rsidRPr="00B718EF" w:rsidRDefault="00F615BD" w:rsidP="00F615BD"/>
    <w:p w14:paraId="671E8C1F" w14:textId="77777777" w:rsidR="00F615BD" w:rsidRPr="00B718EF" w:rsidRDefault="00F615BD" w:rsidP="00F615BD"/>
    <w:p w14:paraId="23E5B900" w14:textId="4AF4CA63" w:rsidR="00F615BD" w:rsidRDefault="00F615BD" w:rsidP="00F615BD">
      <w:pPr>
        <w:pStyle w:val="Heading4"/>
      </w:pPr>
      <w:bookmarkStart w:id="412" w:name="_Toc228791239"/>
      <w:bookmarkStart w:id="413" w:name="_Toc2073464422"/>
      <w:r>
        <w:t>Designed by &lt;</w:t>
      </w:r>
      <w:r w:rsidR="09305748">
        <w:t>Hlomani Mashimbye</w:t>
      </w:r>
      <w:r>
        <w:t>&gt;</w:t>
      </w:r>
      <w:bookmarkEnd w:id="412"/>
      <w:bookmarkEnd w:id="413"/>
    </w:p>
    <w:p w14:paraId="3EF6ED32" w14:textId="77777777" w:rsidR="00F615BD" w:rsidRDefault="00F615BD" w:rsidP="00F615BD">
      <w:r>
        <w:t xml:space="preserve">  </w:t>
      </w:r>
      <w:commentRangeStart w:id="414"/>
      <w:commentRangeEnd w:id="414"/>
      <w:r w:rsidR="00420B7C">
        <w:rPr>
          <w:rStyle w:val="CommentReference"/>
          <w:sz w:val="20"/>
          <w:szCs w:val="20"/>
        </w:rPr>
        <w:commentReference w:id="414"/>
      </w:r>
    </w:p>
    <w:tbl>
      <w:tblPr>
        <w:tblStyle w:val="TableGrid"/>
        <w:tblW w:w="8820" w:type="dxa"/>
        <w:tblLook w:val="04A0" w:firstRow="1" w:lastRow="0" w:firstColumn="1" w:lastColumn="0" w:noHBand="0" w:noVBand="1"/>
      </w:tblPr>
      <w:tblGrid>
        <w:gridCol w:w="4366"/>
        <w:gridCol w:w="4460"/>
      </w:tblGrid>
      <w:tr w:rsidR="00F615BD" w:rsidRPr="003E4BDF" w14:paraId="1AF4D2C3" w14:textId="77777777" w:rsidTr="45D2EC54">
        <w:trPr>
          <w:trHeight w:val="340"/>
        </w:trPr>
        <w:tc>
          <w:tcPr>
            <w:tcW w:w="4410" w:type="dxa"/>
            <w:shd w:val="clear" w:color="auto" w:fill="84AC9D" w:themeFill="accent6"/>
            <w:vAlign w:val="center"/>
          </w:tcPr>
          <w:p w14:paraId="21F679D9" w14:textId="77777777" w:rsidR="00F615BD" w:rsidRPr="003E4BDF" w:rsidRDefault="00F615BD" w:rsidP="00557537">
            <w:pPr>
              <w:rPr>
                <w:b/>
                <w:color w:val="FFFFFF" w:themeColor="background1"/>
              </w:rPr>
            </w:pPr>
            <w:r w:rsidRPr="003E4BDF">
              <w:rPr>
                <w:b/>
                <w:color w:val="FFFFFF" w:themeColor="background1"/>
              </w:rPr>
              <w:t>Use Case ID</w:t>
            </w:r>
          </w:p>
        </w:tc>
        <w:tc>
          <w:tcPr>
            <w:tcW w:w="4410" w:type="dxa"/>
            <w:shd w:val="clear" w:color="auto" w:fill="84AC9D" w:themeFill="accent6"/>
            <w:vAlign w:val="center"/>
          </w:tcPr>
          <w:p w14:paraId="07AD35C7"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385025E4" w14:textId="77777777" w:rsidTr="45D2EC54">
        <w:trPr>
          <w:trHeight w:val="340"/>
        </w:trPr>
        <w:tc>
          <w:tcPr>
            <w:tcW w:w="4410" w:type="dxa"/>
            <w:vAlign w:val="center"/>
          </w:tcPr>
          <w:p w14:paraId="3D46308C" w14:textId="2F49CE9D" w:rsidR="00F615BD" w:rsidRDefault="00D22109" w:rsidP="00557537">
            <w:r>
              <w:t>UC17_A</w:t>
            </w:r>
          </w:p>
        </w:tc>
        <w:tc>
          <w:tcPr>
            <w:tcW w:w="4410" w:type="dxa"/>
            <w:vAlign w:val="center"/>
          </w:tcPr>
          <w:p w14:paraId="48C13D0E" w14:textId="5E7E2809" w:rsidR="00F615BD" w:rsidRDefault="00D22109" w:rsidP="00557537">
            <w:r>
              <w:t>Manage Users</w:t>
            </w:r>
          </w:p>
        </w:tc>
      </w:tr>
      <w:tr w:rsidR="00F615BD" w:rsidRPr="003E4BDF" w14:paraId="72C07669" w14:textId="77777777" w:rsidTr="45D2EC54">
        <w:trPr>
          <w:trHeight w:val="340"/>
        </w:trPr>
        <w:tc>
          <w:tcPr>
            <w:tcW w:w="8820" w:type="dxa"/>
            <w:gridSpan w:val="2"/>
            <w:shd w:val="clear" w:color="auto" w:fill="84AC9D" w:themeFill="accent6"/>
            <w:vAlign w:val="center"/>
          </w:tcPr>
          <w:p w14:paraId="75CA7391" w14:textId="77777777" w:rsidR="00F615BD" w:rsidRPr="003E4BDF" w:rsidRDefault="00F615BD" w:rsidP="00557537">
            <w:pPr>
              <w:rPr>
                <w:b/>
                <w:color w:val="FFFFFF" w:themeColor="background1"/>
              </w:rPr>
            </w:pPr>
            <w:r w:rsidRPr="003E4BDF">
              <w:rPr>
                <w:b/>
                <w:color w:val="FFFFFF" w:themeColor="background1"/>
              </w:rPr>
              <w:t>Actors</w:t>
            </w:r>
          </w:p>
        </w:tc>
      </w:tr>
      <w:tr w:rsidR="00F615BD" w14:paraId="72AD1A13" w14:textId="77777777" w:rsidTr="45D2EC54">
        <w:trPr>
          <w:trHeight w:val="340"/>
        </w:trPr>
        <w:tc>
          <w:tcPr>
            <w:tcW w:w="8820" w:type="dxa"/>
            <w:gridSpan w:val="2"/>
            <w:vAlign w:val="center"/>
          </w:tcPr>
          <w:p w14:paraId="5C8B9A58" w14:textId="01A3DA70" w:rsidR="00F615BD" w:rsidRDefault="00D22109" w:rsidP="00557537">
            <w:r>
              <w:t>Admin</w:t>
            </w:r>
          </w:p>
        </w:tc>
      </w:tr>
      <w:tr w:rsidR="00F615BD" w14:paraId="2C593061" w14:textId="77777777" w:rsidTr="45D2EC54">
        <w:trPr>
          <w:trHeight w:val="340"/>
        </w:trPr>
        <w:tc>
          <w:tcPr>
            <w:tcW w:w="4410" w:type="dxa"/>
            <w:shd w:val="clear" w:color="auto" w:fill="84AC9D" w:themeFill="accent6"/>
            <w:vAlign w:val="center"/>
          </w:tcPr>
          <w:p w14:paraId="75CE519F" w14:textId="77777777" w:rsidR="00F615BD" w:rsidRPr="003E4BDF" w:rsidRDefault="00F615BD" w:rsidP="00557537">
            <w:pPr>
              <w:rPr>
                <w:b/>
                <w:color w:val="FFFFFF" w:themeColor="background1"/>
              </w:rPr>
            </w:pPr>
            <w:r w:rsidRPr="003E4BDF">
              <w:rPr>
                <w:b/>
                <w:color w:val="FFFFFF" w:themeColor="background1"/>
              </w:rPr>
              <w:t>Pre-Conditions</w:t>
            </w:r>
          </w:p>
        </w:tc>
        <w:tc>
          <w:tcPr>
            <w:tcW w:w="4410" w:type="dxa"/>
            <w:vAlign w:val="center"/>
          </w:tcPr>
          <w:p w14:paraId="071E3162" w14:textId="75DB8802" w:rsidR="00F615BD" w:rsidRDefault="00D22109" w:rsidP="00557537">
            <w:r>
              <w:t>User accounts exist</w:t>
            </w:r>
          </w:p>
        </w:tc>
      </w:tr>
      <w:tr w:rsidR="00F615BD" w14:paraId="7F280CE0" w14:textId="77777777" w:rsidTr="45D2EC54">
        <w:trPr>
          <w:trHeight w:val="340"/>
        </w:trPr>
        <w:tc>
          <w:tcPr>
            <w:tcW w:w="4410" w:type="dxa"/>
            <w:shd w:val="clear" w:color="auto" w:fill="84AC9D" w:themeFill="accent6"/>
            <w:vAlign w:val="center"/>
          </w:tcPr>
          <w:p w14:paraId="74A1C06B" w14:textId="77777777" w:rsidR="00F615BD" w:rsidRPr="003E4BDF" w:rsidRDefault="00F615BD" w:rsidP="00557537">
            <w:pPr>
              <w:rPr>
                <w:b/>
                <w:color w:val="FFFFFF" w:themeColor="background1"/>
              </w:rPr>
            </w:pPr>
            <w:r w:rsidRPr="003E4BDF">
              <w:rPr>
                <w:b/>
                <w:color w:val="FFFFFF" w:themeColor="background1"/>
              </w:rPr>
              <w:t>Triggers</w:t>
            </w:r>
          </w:p>
        </w:tc>
        <w:tc>
          <w:tcPr>
            <w:tcW w:w="4410" w:type="dxa"/>
            <w:vAlign w:val="center"/>
          </w:tcPr>
          <w:p w14:paraId="7C5FB823" w14:textId="088B292E" w:rsidR="00F615BD" w:rsidRDefault="00D22109" w:rsidP="00557537">
            <w:r>
              <w:t xml:space="preserve">Admin </w:t>
            </w:r>
            <w:r w:rsidR="007250F4">
              <w:t>selects user management</w:t>
            </w:r>
          </w:p>
        </w:tc>
      </w:tr>
      <w:tr w:rsidR="00F615BD" w14:paraId="3FE594C8" w14:textId="77777777" w:rsidTr="45D2EC54">
        <w:trPr>
          <w:trHeight w:val="340"/>
        </w:trPr>
        <w:tc>
          <w:tcPr>
            <w:tcW w:w="4410" w:type="dxa"/>
            <w:shd w:val="clear" w:color="auto" w:fill="84AC9D" w:themeFill="accent6"/>
            <w:vAlign w:val="center"/>
          </w:tcPr>
          <w:p w14:paraId="3E82D873" w14:textId="77777777" w:rsidR="00F615BD" w:rsidRPr="003E4BDF" w:rsidRDefault="00F615BD" w:rsidP="00557537">
            <w:pPr>
              <w:rPr>
                <w:b/>
                <w:color w:val="FFFFFF" w:themeColor="background1"/>
              </w:rPr>
            </w:pPr>
            <w:r w:rsidRPr="003E4BDF">
              <w:rPr>
                <w:b/>
                <w:color w:val="FFFFFF" w:themeColor="background1"/>
              </w:rPr>
              <w:t>Post-Conditions</w:t>
            </w:r>
          </w:p>
        </w:tc>
        <w:tc>
          <w:tcPr>
            <w:tcW w:w="4410" w:type="dxa"/>
            <w:vAlign w:val="center"/>
          </w:tcPr>
          <w:p w14:paraId="3CB67CFC" w14:textId="0AAB0A49" w:rsidR="00F615BD" w:rsidRDefault="007250F4" w:rsidP="00557537">
            <w:r>
              <w:t>User records are updated</w:t>
            </w:r>
          </w:p>
        </w:tc>
      </w:tr>
      <w:tr w:rsidR="00F615BD" w14:paraId="696DE2AB" w14:textId="77777777" w:rsidTr="45D2EC54">
        <w:trPr>
          <w:trHeight w:val="340"/>
        </w:trPr>
        <w:tc>
          <w:tcPr>
            <w:tcW w:w="8820" w:type="dxa"/>
            <w:gridSpan w:val="2"/>
            <w:shd w:val="clear" w:color="auto" w:fill="84AC9D" w:themeFill="accent6"/>
            <w:vAlign w:val="center"/>
          </w:tcPr>
          <w:p w14:paraId="65899033"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61B5DDAC" w14:textId="77777777" w:rsidTr="45D2EC54">
        <w:trPr>
          <w:trHeight w:val="340"/>
        </w:trPr>
        <w:tc>
          <w:tcPr>
            <w:tcW w:w="8820" w:type="dxa"/>
            <w:gridSpan w:val="2"/>
          </w:tcPr>
          <w:p w14:paraId="1117D334" w14:textId="77777777" w:rsidR="007250F4" w:rsidRPr="007250F4" w:rsidRDefault="007250F4" w:rsidP="00042249">
            <w:pPr>
              <w:pStyle w:val="ListParagraph"/>
              <w:numPr>
                <w:ilvl w:val="0"/>
                <w:numId w:val="28"/>
              </w:numPr>
              <w:rPr>
                <w:bCs/>
                <w:color w:val="000000" w:themeColor="text1"/>
              </w:rPr>
            </w:pPr>
            <w:r w:rsidRPr="007250F4">
              <w:rPr>
                <w:bCs/>
                <w:color w:val="000000" w:themeColor="text1"/>
              </w:rPr>
              <w:t>The actor selects user management.</w:t>
            </w:r>
          </w:p>
          <w:p w14:paraId="5A0E23B7" w14:textId="77777777" w:rsidR="007250F4" w:rsidRPr="007250F4" w:rsidRDefault="007250F4" w:rsidP="00042249">
            <w:pPr>
              <w:pStyle w:val="ListParagraph"/>
              <w:numPr>
                <w:ilvl w:val="0"/>
                <w:numId w:val="28"/>
              </w:numPr>
              <w:rPr>
                <w:bCs/>
                <w:color w:val="000000" w:themeColor="text1"/>
              </w:rPr>
            </w:pPr>
            <w:r w:rsidRPr="007250F4">
              <w:rPr>
                <w:bCs/>
                <w:color w:val="000000" w:themeColor="text1"/>
              </w:rPr>
              <w:t>The system displays all user accounts.</w:t>
            </w:r>
          </w:p>
          <w:p w14:paraId="6B7D1BAA" w14:textId="77777777" w:rsidR="007250F4" w:rsidRPr="007250F4" w:rsidRDefault="007250F4" w:rsidP="00042249">
            <w:pPr>
              <w:pStyle w:val="ListParagraph"/>
              <w:numPr>
                <w:ilvl w:val="0"/>
                <w:numId w:val="28"/>
              </w:numPr>
              <w:rPr>
                <w:bCs/>
                <w:color w:val="000000" w:themeColor="text1"/>
              </w:rPr>
            </w:pPr>
            <w:r w:rsidRPr="007250F4">
              <w:rPr>
                <w:bCs/>
                <w:color w:val="000000" w:themeColor="text1"/>
              </w:rPr>
              <w:t>The actor selects a user account.</w:t>
            </w:r>
          </w:p>
          <w:p w14:paraId="399B3016" w14:textId="4EBA3D04" w:rsidR="007250F4" w:rsidRPr="007250F4" w:rsidRDefault="3AA03962" w:rsidP="00042249">
            <w:pPr>
              <w:pStyle w:val="ListParagraph"/>
              <w:numPr>
                <w:ilvl w:val="0"/>
                <w:numId w:val="28"/>
              </w:numPr>
              <w:rPr>
                <w:color w:val="000000" w:themeColor="text1"/>
              </w:rPr>
            </w:pPr>
            <w:r w:rsidRPr="45D2EC54">
              <w:rPr>
                <w:color w:val="000000" w:themeColor="text1"/>
              </w:rPr>
              <w:t xml:space="preserve">The actor performs an action such as </w:t>
            </w:r>
            <w:r w:rsidR="2A49EC23" w:rsidRPr="45D2EC54">
              <w:rPr>
                <w:color w:val="000000" w:themeColor="text1"/>
              </w:rPr>
              <w:t>editing</w:t>
            </w:r>
            <w:r w:rsidRPr="45D2EC54">
              <w:rPr>
                <w:color w:val="000000" w:themeColor="text1"/>
              </w:rPr>
              <w:t xml:space="preserve"> or </w:t>
            </w:r>
            <w:r w:rsidR="0FE76B6E" w:rsidRPr="45D2EC54">
              <w:rPr>
                <w:color w:val="000000" w:themeColor="text1"/>
              </w:rPr>
              <w:t>deactivating</w:t>
            </w:r>
            <w:r w:rsidRPr="45D2EC54">
              <w:rPr>
                <w:color w:val="000000" w:themeColor="text1"/>
              </w:rPr>
              <w:t>.</w:t>
            </w:r>
          </w:p>
          <w:p w14:paraId="1190820E" w14:textId="502A8B3E" w:rsidR="007250F4" w:rsidRPr="007250F4" w:rsidRDefault="3AA03962" w:rsidP="00042249">
            <w:pPr>
              <w:pStyle w:val="ListParagraph"/>
              <w:numPr>
                <w:ilvl w:val="0"/>
                <w:numId w:val="28"/>
              </w:numPr>
              <w:rPr>
                <w:color w:val="000000" w:themeColor="text1"/>
              </w:rPr>
            </w:pPr>
            <w:r w:rsidRPr="45D2EC54">
              <w:rPr>
                <w:color w:val="000000" w:themeColor="text1"/>
              </w:rPr>
              <w:t xml:space="preserve">The system updates the </w:t>
            </w:r>
            <w:r w:rsidR="6BB91282" w:rsidRPr="45D2EC54">
              <w:rPr>
                <w:color w:val="000000" w:themeColor="text1"/>
              </w:rPr>
              <w:t>user's</w:t>
            </w:r>
            <w:r w:rsidRPr="45D2EC54">
              <w:rPr>
                <w:color w:val="000000" w:themeColor="text1"/>
              </w:rPr>
              <w:t xml:space="preserve"> record.</w:t>
            </w:r>
          </w:p>
          <w:p w14:paraId="30059870" w14:textId="6FDA0031" w:rsidR="00F615BD" w:rsidRPr="00215CD5" w:rsidRDefault="007250F4" w:rsidP="00042249">
            <w:pPr>
              <w:numPr>
                <w:ilvl w:val="0"/>
                <w:numId w:val="28"/>
              </w:numPr>
              <w:rPr>
                <w:b/>
                <w:color w:val="000000" w:themeColor="text1"/>
              </w:rPr>
            </w:pPr>
            <w:r w:rsidRPr="007250F4">
              <w:rPr>
                <w:bCs/>
                <w:color w:val="000000" w:themeColor="text1"/>
              </w:rPr>
              <w:t>The system saves the changes.</w:t>
            </w:r>
          </w:p>
        </w:tc>
      </w:tr>
      <w:tr w:rsidR="00F615BD" w14:paraId="15392B48" w14:textId="77777777" w:rsidTr="45D2EC54">
        <w:trPr>
          <w:trHeight w:val="340"/>
        </w:trPr>
        <w:tc>
          <w:tcPr>
            <w:tcW w:w="8820" w:type="dxa"/>
            <w:gridSpan w:val="2"/>
            <w:shd w:val="clear" w:color="auto" w:fill="84AC9D" w:themeFill="accent6"/>
            <w:vAlign w:val="center"/>
          </w:tcPr>
          <w:p w14:paraId="1905F949"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637B5D69" w14:textId="77777777" w:rsidTr="45D2EC54">
        <w:trPr>
          <w:trHeight w:val="340"/>
        </w:trPr>
        <w:tc>
          <w:tcPr>
            <w:tcW w:w="8820" w:type="dxa"/>
            <w:gridSpan w:val="2"/>
            <w:vAlign w:val="center"/>
          </w:tcPr>
          <w:p w14:paraId="4D3E20C1" w14:textId="6E6FC067" w:rsidR="00F615BD" w:rsidRDefault="38FF6C1C" w:rsidP="45D2EC54">
            <w:r>
              <w:rPr>
                <w:noProof/>
              </w:rPr>
              <w:drawing>
                <wp:inline distT="0" distB="0" distL="0" distR="0" wp14:anchorId="3A9F195F" wp14:editId="125E94A6">
                  <wp:extent cx="5467350" cy="2952750"/>
                  <wp:effectExtent l="0" t="0" r="0" b="0"/>
                  <wp:docPr id="1371343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43386" name="Picture 1371343386"/>
                          <pic:cNvPicPr/>
                        </pic:nvPicPr>
                        <pic:blipFill>
                          <a:blip r:embed="rId43">
                            <a:extLst>
                              <a:ext uri="{28A0092B-C50C-407E-A947-70E740481C1C}">
                                <a14:useLocalDpi xmlns:a14="http://schemas.microsoft.com/office/drawing/2010/main"/>
                              </a:ext>
                            </a:extLst>
                          </a:blip>
                          <a:stretch>
                            <a:fillRect/>
                          </a:stretch>
                        </pic:blipFill>
                        <pic:spPr>
                          <a:xfrm>
                            <a:off x="0" y="0"/>
                            <a:ext cx="5467350" cy="2952750"/>
                          </a:xfrm>
                          <a:prstGeom prst="rect">
                            <a:avLst/>
                          </a:prstGeom>
                        </pic:spPr>
                      </pic:pic>
                    </a:graphicData>
                  </a:graphic>
                </wp:inline>
              </w:drawing>
            </w:r>
          </w:p>
        </w:tc>
      </w:tr>
      <w:tr w:rsidR="00F615BD" w:rsidRPr="007978E7" w14:paraId="45AD95EB" w14:textId="77777777" w:rsidTr="45D2EC54">
        <w:trPr>
          <w:trHeight w:val="340"/>
        </w:trPr>
        <w:tc>
          <w:tcPr>
            <w:tcW w:w="8820" w:type="dxa"/>
            <w:gridSpan w:val="2"/>
            <w:shd w:val="clear" w:color="auto" w:fill="84AC9D" w:themeFill="accent6"/>
          </w:tcPr>
          <w:p w14:paraId="0EBB620F"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22F7CED6" w14:textId="77777777" w:rsidTr="45D2EC54">
        <w:trPr>
          <w:trHeight w:val="340"/>
        </w:trPr>
        <w:tc>
          <w:tcPr>
            <w:tcW w:w="8820" w:type="dxa"/>
            <w:gridSpan w:val="2"/>
          </w:tcPr>
          <w:p w14:paraId="2F5D2240" w14:textId="77777777" w:rsidR="00F615BD" w:rsidRDefault="00F615BD" w:rsidP="00557537"/>
        </w:tc>
      </w:tr>
    </w:tbl>
    <w:p w14:paraId="17C6BC90" w14:textId="77777777" w:rsidR="00F615BD" w:rsidRPr="00B718EF" w:rsidRDefault="00F615BD" w:rsidP="00F615BD"/>
    <w:p w14:paraId="3E3CAB77" w14:textId="64338A39" w:rsidR="00E75B1E" w:rsidRDefault="00E75B1E">
      <w:r>
        <w:br w:type="page"/>
      </w:r>
    </w:p>
    <w:p w14:paraId="284A8E2E" w14:textId="77777777" w:rsidR="00F615BD" w:rsidRPr="00B718EF" w:rsidRDefault="00F615BD" w:rsidP="00F615BD"/>
    <w:p w14:paraId="4FE85F53" w14:textId="48DDC183" w:rsidR="00F615BD" w:rsidRDefault="00F615BD" w:rsidP="00F615BD">
      <w:pPr>
        <w:pStyle w:val="Heading4"/>
      </w:pPr>
      <w:bookmarkStart w:id="415" w:name="_Toc228791240"/>
      <w:bookmarkStart w:id="416" w:name="_Toc877444530"/>
      <w:r>
        <w:t>Designed by &lt;</w:t>
      </w:r>
      <w:del w:id="417" w:author="Mathole, Lethabo, (Mr) (s228346975)" w:date="2026-05-04T12:51:00Z">
        <w:r w:rsidR="5396F24C" w:rsidDel="00726ED0">
          <w:delText>View Payment</w:delText>
        </w:r>
      </w:del>
      <w:ins w:id="418" w:author="Mathole, Lethabo, (Mr) (s228346975)" w:date="2026-05-04T12:51:00Z">
        <w:r w:rsidR="00726ED0">
          <w:t>Lethabo Mathole</w:t>
        </w:r>
      </w:ins>
      <w:del w:id="419" w:author="Mathole, Lethabo, (Mr) (s228346975)" w:date="2026-05-04T12:51:00Z">
        <w:r w:rsidR="5396F24C" w:rsidDel="00726ED0">
          <w:delText>s</w:delText>
        </w:r>
      </w:del>
      <w:r>
        <w:t>&gt;</w:t>
      </w:r>
      <w:bookmarkEnd w:id="415"/>
      <w:bookmarkEnd w:id="416"/>
    </w:p>
    <w:p w14:paraId="209DCDD1" w14:textId="77777777" w:rsidR="00F615BD" w:rsidRDefault="00F615BD" w:rsidP="00F615BD">
      <w:r>
        <w:t xml:space="preserve">  </w:t>
      </w:r>
      <w:commentRangeStart w:id="420"/>
      <w:commentRangeEnd w:id="420"/>
      <w:r w:rsidR="00420B7C">
        <w:rPr>
          <w:rStyle w:val="CommentReference"/>
          <w:sz w:val="20"/>
          <w:szCs w:val="20"/>
        </w:rPr>
        <w:commentReference w:id="420"/>
      </w:r>
    </w:p>
    <w:tbl>
      <w:tblPr>
        <w:tblStyle w:val="TableGrid"/>
        <w:tblW w:w="0" w:type="auto"/>
        <w:tblLook w:val="04A0" w:firstRow="1" w:lastRow="0" w:firstColumn="1" w:lastColumn="0" w:noHBand="0" w:noVBand="1"/>
      </w:tblPr>
      <w:tblGrid>
        <w:gridCol w:w="1838"/>
        <w:gridCol w:w="7018"/>
      </w:tblGrid>
      <w:tr w:rsidR="00F615BD" w:rsidRPr="003E4BDF" w14:paraId="430A1ECB" w14:textId="77777777" w:rsidTr="00557537">
        <w:trPr>
          <w:trHeight w:val="340"/>
        </w:trPr>
        <w:tc>
          <w:tcPr>
            <w:tcW w:w="1838" w:type="dxa"/>
            <w:shd w:val="clear" w:color="auto" w:fill="84AC9D" w:themeFill="accent6"/>
            <w:vAlign w:val="center"/>
          </w:tcPr>
          <w:p w14:paraId="60ED9C85"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169A931B"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43A4AED3" w14:textId="77777777" w:rsidTr="00557537">
        <w:trPr>
          <w:trHeight w:val="340"/>
        </w:trPr>
        <w:tc>
          <w:tcPr>
            <w:tcW w:w="1838" w:type="dxa"/>
            <w:vAlign w:val="center"/>
          </w:tcPr>
          <w:p w14:paraId="764C1D1F" w14:textId="5B9426EB" w:rsidR="00F615BD" w:rsidRDefault="007250F4" w:rsidP="00557537">
            <w:r>
              <w:t>UC18_A</w:t>
            </w:r>
          </w:p>
        </w:tc>
        <w:tc>
          <w:tcPr>
            <w:tcW w:w="7018" w:type="dxa"/>
            <w:vAlign w:val="center"/>
          </w:tcPr>
          <w:p w14:paraId="6106241F" w14:textId="5D908EB4" w:rsidR="00F615BD" w:rsidRDefault="007250F4" w:rsidP="00557537">
            <w:r>
              <w:t>View Payments</w:t>
            </w:r>
          </w:p>
        </w:tc>
      </w:tr>
      <w:tr w:rsidR="00F615BD" w:rsidRPr="003E4BDF" w14:paraId="16D149D6" w14:textId="77777777" w:rsidTr="00557537">
        <w:trPr>
          <w:trHeight w:val="340"/>
        </w:trPr>
        <w:tc>
          <w:tcPr>
            <w:tcW w:w="8856" w:type="dxa"/>
            <w:gridSpan w:val="2"/>
            <w:shd w:val="clear" w:color="auto" w:fill="84AC9D" w:themeFill="accent6"/>
            <w:vAlign w:val="center"/>
          </w:tcPr>
          <w:p w14:paraId="1FD3AE45" w14:textId="77777777" w:rsidR="00F615BD" w:rsidRPr="003E4BDF" w:rsidRDefault="00F615BD" w:rsidP="00557537">
            <w:pPr>
              <w:rPr>
                <w:b/>
                <w:color w:val="FFFFFF" w:themeColor="background1"/>
              </w:rPr>
            </w:pPr>
            <w:r w:rsidRPr="003E4BDF">
              <w:rPr>
                <w:b/>
                <w:color w:val="FFFFFF" w:themeColor="background1"/>
              </w:rPr>
              <w:t>Actors</w:t>
            </w:r>
          </w:p>
        </w:tc>
      </w:tr>
      <w:tr w:rsidR="00F615BD" w14:paraId="05972375" w14:textId="77777777" w:rsidTr="00557537">
        <w:trPr>
          <w:trHeight w:val="340"/>
        </w:trPr>
        <w:tc>
          <w:tcPr>
            <w:tcW w:w="8856" w:type="dxa"/>
            <w:gridSpan w:val="2"/>
            <w:vAlign w:val="center"/>
          </w:tcPr>
          <w:p w14:paraId="760A5621" w14:textId="7F40FD18" w:rsidR="00F615BD" w:rsidRDefault="007250F4" w:rsidP="00557537">
            <w:r>
              <w:t>Admin</w:t>
            </w:r>
          </w:p>
        </w:tc>
      </w:tr>
      <w:tr w:rsidR="00F615BD" w14:paraId="51C39BFA" w14:textId="77777777" w:rsidTr="00557537">
        <w:trPr>
          <w:trHeight w:val="340"/>
        </w:trPr>
        <w:tc>
          <w:tcPr>
            <w:tcW w:w="1838" w:type="dxa"/>
            <w:shd w:val="clear" w:color="auto" w:fill="84AC9D" w:themeFill="accent6"/>
            <w:vAlign w:val="center"/>
          </w:tcPr>
          <w:p w14:paraId="1237EF89"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06ED1ECF" w14:textId="6692F6C3" w:rsidR="00F615BD" w:rsidRDefault="007250F4" w:rsidP="00557537">
            <w:r>
              <w:t>Payments records exist</w:t>
            </w:r>
          </w:p>
        </w:tc>
      </w:tr>
      <w:tr w:rsidR="00F615BD" w14:paraId="30D235AE" w14:textId="77777777" w:rsidTr="00557537">
        <w:trPr>
          <w:trHeight w:val="340"/>
        </w:trPr>
        <w:tc>
          <w:tcPr>
            <w:tcW w:w="1838" w:type="dxa"/>
            <w:shd w:val="clear" w:color="auto" w:fill="84AC9D" w:themeFill="accent6"/>
            <w:vAlign w:val="center"/>
          </w:tcPr>
          <w:p w14:paraId="5843A92D"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36BDF7A5" w14:textId="6862F46D" w:rsidR="00F615BD" w:rsidRDefault="007250F4" w:rsidP="00557537">
            <w:r>
              <w:t>Admin selects payments option</w:t>
            </w:r>
          </w:p>
        </w:tc>
      </w:tr>
      <w:tr w:rsidR="00F615BD" w14:paraId="15D01195" w14:textId="77777777" w:rsidTr="00557537">
        <w:trPr>
          <w:trHeight w:val="340"/>
        </w:trPr>
        <w:tc>
          <w:tcPr>
            <w:tcW w:w="1838" w:type="dxa"/>
            <w:shd w:val="clear" w:color="auto" w:fill="84AC9D" w:themeFill="accent6"/>
            <w:vAlign w:val="center"/>
          </w:tcPr>
          <w:p w14:paraId="0B622BA8"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50317E88" w14:textId="5BF9E9FD" w:rsidR="00F615BD" w:rsidRDefault="007250F4" w:rsidP="00557537">
            <w:r>
              <w:t>Payment details are displayed</w:t>
            </w:r>
          </w:p>
        </w:tc>
      </w:tr>
      <w:tr w:rsidR="00F615BD" w14:paraId="18083682" w14:textId="77777777" w:rsidTr="00557537">
        <w:trPr>
          <w:trHeight w:val="340"/>
        </w:trPr>
        <w:tc>
          <w:tcPr>
            <w:tcW w:w="8856" w:type="dxa"/>
            <w:gridSpan w:val="2"/>
            <w:shd w:val="clear" w:color="auto" w:fill="84AC9D" w:themeFill="accent6"/>
            <w:vAlign w:val="center"/>
          </w:tcPr>
          <w:p w14:paraId="6A3F435D"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763BF9CF" w14:textId="77777777" w:rsidTr="00557537">
        <w:trPr>
          <w:trHeight w:val="340"/>
        </w:trPr>
        <w:tc>
          <w:tcPr>
            <w:tcW w:w="8856" w:type="dxa"/>
            <w:gridSpan w:val="2"/>
          </w:tcPr>
          <w:p w14:paraId="3053B2BC" w14:textId="77777777" w:rsidR="007250F4" w:rsidRPr="007250F4" w:rsidRDefault="007250F4" w:rsidP="00042249">
            <w:pPr>
              <w:pStyle w:val="ListParagraph"/>
              <w:numPr>
                <w:ilvl w:val="0"/>
                <w:numId w:val="29"/>
              </w:numPr>
              <w:rPr>
                <w:bCs/>
                <w:color w:val="000000" w:themeColor="text1"/>
              </w:rPr>
            </w:pPr>
            <w:r w:rsidRPr="007250F4">
              <w:rPr>
                <w:bCs/>
                <w:color w:val="000000" w:themeColor="text1"/>
              </w:rPr>
              <w:t>The actor selects the option to view payments.</w:t>
            </w:r>
          </w:p>
          <w:p w14:paraId="15FC977D" w14:textId="77777777" w:rsidR="007250F4" w:rsidRPr="007250F4" w:rsidRDefault="007250F4" w:rsidP="00042249">
            <w:pPr>
              <w:pStyle w:val="ListParagraph"/>
              <w:numPr>
                <w:ilvl w:val="0"/>
                <w:numId w:val="29"/>
              </w:numPr>
              <w:rPr>
                <w:bCs/>
                <w:color w:val="000000" w:themeColor="text1"/>
              </w:rPr>
            </w:pPr>
            <w:r w:rsidRPr="007250F4">
              <w:rPr>
                <w:bCs/>
                <w:color w:val="000000" w:themeColor="text1"/>
              </w:rPr>
              <w:t>The system retrieves payment records.</w:t>
            </w:r>
          </w:p>
          <w:p w14:paraId="778CF911" w14:textId="164C4AF0" w:rsidR="00F615BD" w:rsidRPr="00215CD5" w:rsidRDefault="007250F4" w:rsidP="00042249">
            <w:pPr>
              <w:numPr>
                <w:ilvl w:val="0"/>
                <w:numId w:val="29"/>
              </w:numPr>
              <w:rPr>
                <w:b/>
                <w:color w:val="000000" w:themeColor="text1"/>
              </w:rPr>
            </w:pPr>
            <w:r w:rsidRPr="007250F4">
              <w:rPr>
                <w:bCs/>
                <w:color w:val="000000" w:themeColor="text1"/>
              </w:rPr>
              <w:t>The system displays payment details.</w:t>
            </w:r>
          </w:p>
        </w:tc>
      </w:tr>
      <w:tr w:rsidR="00F615BD" w14:paraId="629337E4" w14:textId="77777777" w:rsidTr="00557537">
        <w:trPr>
          <w:trHeight w:val="340"/>
        </w:trPr>
        <w:tc>
          <w:tcPr>
            <w:tcW w:w="8856" w:type="dxa"/>
            <w:gridSpan w:val="2"/>
            <w:shd w:val="clear" w:color="auto" w:fill="84AC9D" w:themeFill="accent6"/>
            <w:vAlign w:val="center"/>
          </w:tcPr>
          <w:p w14:paraId="75EB651E"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17EC67CA" w14:textId="77777777" w:rsidTr="00557537">
        <w:trPr>
          <w:trHeight w:val="340"/>
        </w:trPr>
        <w:tc>
          <w:tcPr>
            <w:tcW w:w="8856" w:type="dxa"/>
            <w:gridSpan w:val="2"/>
            <w:vAlign w:val="center"/>
          </w:tcPr>
          <w:p w14:paraId="44D419BE" w14:textId="242DB69F" w:rsidR="00F615BD" w:rsidRDefault="00E85700" w:rsidP="00557537">
            <w:r w:rsidRPr="00E85700">
              <w:rPr>
                <w:noProof/>
              </w:rPr>
              <w:drawing>
                <wp:inline distT="0" distB="0" distL="0" distR="0" wp14:anchorId="08C3C396" wp14:editId="59331274">
                  <wp:extent cx="5391902" cy="5458587"/>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91902" cy="5458587"/>
                          </a:xfrm>
                          <a:prstGeom prst="rect">
                            <a:avLst/>
                          </a:prstGeom>
                        </pic:spPr>
                      </pic:pic>
                    </a:graphicData>
                  </a:graphic>
                </wp:inline>
              </w:drawing>
            </w:r>
          </w:p>
        </w:tc>
      </w:tr>
      <w:tr w:rsidR="00F615BD" w:rsidRPr="007978E7" w14:paraId="07BCD882" w14:textId="77777777" w:rsidTr="00557537">
        <w:trPr>
          <w:trHeight w:val="340"/>
        </w:trPr>
        <w:tc>
          <w:tcPr>
            <w:tcW w:w="8856" w:type="dxa"/>
            <w:gridSpan w:val="2"/>
            <w:shd w:val="clear" w:color="auto" w:fill="84AC9D" w:themeFill="accent6"/>
          </w:tcPr>
          <w:p w14:paraId="63567B16"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619E2DC1" w14:textId="77777777" w:rsidTr="00557537">
        <w:trPr>
          <w:trHeight w:val="340"/>
        </w:trPr>
        <w:tc>
          <w:tcPr>
            <w:tcW w:w="8856" w:type="dxa"/>
            <w:gridSpan w:val="2"/>
          </w:tcPr>
          <w:p w14:paraId="72CA9AB6" w14:textId="77777777" w:rsidR="00F615BD" w:rsidRDefault="00F615BD" w:rsidP="00557537"/>
        </w:tc>
      </w:tr>
    </w:tbl>
    <w:p w14:paraId="0C4E25D9" w14:textId="77777777" w:rsidR="00F615BD" w:rsidRPr="00B718EF" w:rsidRDefault="00F615BD" w:rsidP="00F615BD"/>
    <w:p w14:paraId="2D0EBC6A" w14:textId="77777777" w:rsidR="00F615BD" w:rsidRPr="00B718EF" w:rsidRDefault="00F615BD" w:rsidP="00F615BD"/>
    <w:p w14:paraId="70B3B050" w14:textId="75B67A86" w:rsidR="00F615BD" w:rsidRDefault="0D52E0C0" w:rsidP="00F615BD">
      <w:pPr>
        <w:pStyle w:val="Heading4"/>
      </w:pPr>
      <w:bookmarkStart w:id="421" w:name="_Toc228791241"/>
      <w:bookmarkStart w:id="422" w:name="_Toc1293195049"/>
      <w:r>
        <w:t>Designed by &lt;</w:t>
      </w:r>
      <w:r w:rsidR="14898600">
        <w:t>Awonke Gana</w:t>
      </w:r>
      <w:r>
        <w:t>&gt;</w:t>
      </w:r>
      <w:bookmarkEnd w:id="421"/>
      <w:bookmarkEnd w:id="422"/>
    </w:p>
    <w:p w14:paraId="387FDEBB" w14:textId="77777777" w:rsidR="00F615BD" w:rsidRDefault="00F615BD" w:rsidP="00F615BD">
      <w:r>
        <w:t xml:space="preserve">  </w:t>
      </w:r>
      <w:commentRangeStart w:id="423"/>
      <w:commentRangeEnd w:id="423"/>
      <w:r w:rsidR="00420B7C">
        <w:rPr>
          <w:rStyle w:val="CommentReference"/>
          <w:sz w:val="20"/>
          <w:szCs w:val="20"/>
        </w:rPr>
        <w:commentReference w:id="423"/>
      </w:r>
    </w:p>
    <w:tbl>
      <w:tblPr>
        <w:tblStyle w:val="TableGrid"/>
        <w:tblW w:w="0" w:type="auto"/>
        <w:tblLook w:val="04A0" w:firstRow="1" w:lastRow="0" w:firstColumn="1" w:lastColumn="0" w:noHBand="0" w:noVBand="1"/>
      </w:tblPr>
      <w:tblGrid>
        <w:gridCol w:w="1838"/>
        <w:gridCol w:w="7018"/>
      </w:tblGrid>
      <w:tr w:rsidR="00F615BD" w:rsidRPr="003E4BDF" w14:paraId="0F87A07C" w14:textId="77777777" w:rsidTr="00557537">
        <w:trPr>
          <w:trHeight w:val="340"/>
        </w:trPr>
        <w:tc>
          <w:tcPr>
            <w:tcW w:w="1838" w:type="dxa"/>
            <w:shd w:val="clear" w:color="auto" w:fill="84AC9D" w:themeFill="accent6"/>
            <w:vAlign w:val="center"/>
          </w:tcPr>
          <w:p w14:paraId="1C90748B"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6CD3AC58"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065F82B9" w14:textId="77777777" w:rsidTr="00557537">
        <w:trPr>
          <w:trHeight w:val="340"/>
        </w:trPr>
        <w:tc>
          <w:tcPr>
            <w:tcW w:w="1838" w:type="dxa"/>
            <w:vAlign w:val="center"/>
          </w:tcPr>
          <w:p w14:paraId="612479E7" w14:textId="06660383" w:rsidR="00F615BD" w:rsidRDefault="007250F4" w:rsidP="00557537">
            <w:r>
              <w:t>UC19_A</w:t>
            </w:r>
          </w:p>
        </w:tc>
        <w:tc>
          <w:tcPr>
            <w:tcW w:w="7018" w:type="dxa"/>
            <w:vAlign w:val="center"/>
          </w:tcPr>
          <w:p w14:paraId="4F659059" w14:textId="12BB137E" w:rsidR="00F615BD" w:rsidRDefault="007250F4" w:rsidP="00557537">
            <w:r>
              <w:t>Monitor Bookings</w:t>
            </w:r>
          </w:p>
        </w:tc>
      </w:tr>
      <w:tr w:rsidR="00F615BD" w:rsidRPr="003E4BDF" w14:paraId="7A9EBBB3" w14:textId="77777777" w:rsidTr="00557537">
        <w:trPr>
          <w:trHeight w:val="340"/>
        </w:trPr>
        <w:tc>
          <w:tcPr>
            <w:tcW w:w="8856" w:type="dxa"/>
            <w:gridSpan w:val="2"/>
            <w:shd w:val="clear" w:color="auto" w:fill="84AC9D" w:themeFill="accent6"/>
            <w:vAlign w:val="center"/>
          </w:tcPr>
          <w:p w14:paraId="1926A543" w14:textId="77777777" w:rsidR="00F615BD" w:rsidRPr="003E4BDF" w:rsidRDefault="00F615BD" w:rsidP="00557537">
            <w:pPr>
              <w:rPr>
                <w:b/>
                <w:color w:val="FFFFFF" w:themeColor="background1"/>
              </w:rPr>
            </w:pPr>
            <w:r w:rsidRPr="003E4BDF">
              <w:rPr>
                <w:b/>
                <w:color w:val="FFFFFF" w:themeColor="background1"/>
              </w:rPr>
              <w:t>Actors</w:t>
            </w:r>
          </w:p>
        </w:tc>
      </w:tr>
      <w:tr w:rsidR="00F615BD" w14:paraId="5DBA4150" w14:textId="77777777" w:rsidTr="00557537">
        <w:trPr>
          <w:trHeight w:val="340"/>
        </w:trPr>
        <w:tc>
          <w:tcPr>
            <w:tcW w:w="8856" w:type="dxa"/>
            <w:gridSpan w:val="2"/>
            <w:vAlign w:val="center"/>
          </w:tcPr>
          <w:p w14:paraId="3693C35B" w14:textId="4348B34D" w:rsidR="00F615BD" w:rsidRDefault="007250F4" w:rsidP="00557537">
            <w:r>
              <w:t>Admin</w:t>
            </w:r>
          </w:p>
        </w:tc>
      </w:tr>
      <w:tr w:rsidR="00F615BD" w14:paraId="7900DCCE" w14:textId="77777777" w:rsidTr="00557537">
        <w:trPr>
          <w:trHeight w:val="340"/>
        </w:trPr>
        <w:tc>
          <w:tcPr>
            <w:tcW w:w="1838" w:type="dxa"/>
            <w:shd w:val="clear" w:color="auto" w:fill="84AC9D" w:themeFill="accent6"/>
            <w:vAlign w:val="center"/>
          </w:tcPr>
          <w:p w14:paraId="4D68904D"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3F74A593" w14:textId="6D8643A4" w:rsidR="00F615BD" w:rsidRDefault="007250F4" w:rsidP="00557537">
            <w:r>
              <w:t>Booking records exist</w:t>
            </w:r>
          </w:p>
        </w:tc>
      </w:tr>
      <w:tr w:rsidR="00F615BD" w14:paraId="5996D345" w14:textId="77777777" w:rsidTr="00557537">
        <w:trPr>
          <w:trHeight w:val="340"/>
        </w:trPr>
        <w:tc>
          <w:tcPr>
            <w:tcW w:w="1838" w:type="dxa"/>
            <w:shd w:val="clear" w:color="auto" w:fill="84AC9D" w:themeFill="accent6"/>
            <w:vAlign w:val="center"/>
          </w:tcPr>
          <w:p w14:paraId="3123B3F6"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41BBB836" w14:textId="05B86A9F" w:rsidR="00F615BD" w:rsidRDefault="007250F4" w:rsidP="00557537">
            <w:r>
              <w:t>Admin selects booking monitoring</w:t>
            </w:r>
          </w:p>
        </w:tc>
      </w:tr>
      <w:tr w:rsidR="00F615BD" w14:paraId="1AFE9D73" w14:textId="77777777" w:rsidTr="00557537">
        <w:trPr>
          <w:trHeight w:val="340"/>
        </w:trPr>
        <w:tc>
          <w:tcPr>
            <w:tcW w:w="1838" w:type="dxa"/>
            <w:shd w:val="clear" w:color="auto" w:fill="84AC9D" w:themeFill="accent6"/>
            <w:vAlign w:val="center"/>
          </w:tcPr>
          <w:p w14:paraId="0A33EE3D"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05474A6B" w14:textId="08EC3F08" w:rsidR="00F615BD" w:rsidRDefault="007250F4" w:rsidP="00557537">
            <w:r>
              <w:t>Booking information is displayed</w:t>
            </w:r>
          </w:p>
        </w:tc>
      </w:tr>
      <w:tr w:rsidR="00F615BD" w14:paraId="38C09F11" w14:textId="77777777" w:rsidTr="00557537">
        <w:trPr>
          <w:trHeight w:val="340"/>
        </w:trPr>
        <w:tc>
          <w:tcPr>
            <w:tcW w:w="8856" w:type="dxa"/>
            <w:gridSpan w:val="2"/>
            <w:shd w:val="clear" w:color="auto" w:fill="84AC9D" w:themeFill="accent6"/>
            <w:vAlign w:val="center"/>
          </w:tcPr>
          <w:p w14:paraId="34EB0F8F"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0C7486A2" w14:textId="77777777" w:rsidTr="00557537">
        <w:trPr>
          <w:trHeight w:val="340"/>
        </w:trPr>
        <w:tc>
          <w:tcPr>
            <w:tcW w:w="8856" w:type="dxa"/>
            <w:gridSpan w:val="2"/>
          </w:tcPr>
          <w:p w14:paraId="1B4CD039" w14:textId="77777777" w:rsidR="007250F4" w:rsidRPr="007250F4" w:rsidRDefault="007250F4" w:rsidP="00042249">
            <w:pPr>
              <w:pStyle w:val="ListParagraph"/>
              <w:numPr>
                <w:ilvl w:val="0"/>
                <w:numId w:val="30"/>
              </w:numPr>
              <w:rPr>
                <w:bCs/>
                <w:color w:val="000000" w:themeColor="text1"/>
              </w:rPr>
            </w:pPr>
            <w:r w:rsidRPr="007250F4">
              <w:rPr>
                <w:bCs/>
                <w:color w:val="000000" w:themeColor="text1"/>
              </w:rPr>
              <w:t>The actor selects booking monitoring.</w:t>
            </w:r>
          </w:p>
          <w:p w14:paraId="6CDCEE40" w14:textId="77777777" w:rsidR="007250F4" w:rsidRPr="007250F4" w:rsidRDefault="007250F4" w:rsidP="00042249">
            <w:pPr>
              <w:pStyle w:val="ListParagraph"/>
              <w:numPr>
                <w:ilvl w:val="0"/>
                <w:numId w:val="30"/>
              </w:numPr>
              <w:rPr>
                <w:bCs/>
                <w:color w:val="000000" w:themeColor="text1"/>
              </w:rPr>
            </w:pPr>
            <w:r w:rsidRPr="007250F4">
              <w:rPr>
                <w:bCs/>
                <w:color w:val="000000" w:themeColor="text1"/>
              </w:rPr>
              <w:t>The system retrieves booking records.</w:t>
            </w:r>
          </w:p>
          <w:p w14:paraId="1A9CCD16" w14:textId="72ACFB64" w:rsidR="00F615BD" w:rsidRPr="00215CD5" w:rsidRDefault="007250F4" w:rsidP="00042249">
            <w:pPr>
              <w:numPr>
                <w:ilvl w:val="0"/>
                <w:numId w:val="30"/>
              </w:numPr>
              <w:rPr>
                <w:b/>
                <w:color w:val="000000" w:themeColor="text1"/>
              </w:rPr>
            </w:pPr>
            <w:r w:rsidRPr="007250F4">
              <w:rPr>
                <w:bCs/>
                <w:color w:val="000000" w:themeColor="text1"/>
              </w:rPr>
              <w:t>The system displays booking information and statuses.</w:t>
            </w:r>
          </w:p>
        </w:tc>
      </w:tr>
      <w:tr w:rsidR="00F615BD" w14:paraId="3DBBE86E" w14:textId="77777777" w:rsidTr="00557537">
        <w:trPr>
          <w:trHeight w:val="340"/>
        </w:trPr>
        <w:tc>
          <w:tcPr>
            <w:tcW w:w="8856" w:type="dxa"/>
            <w:gridSpan w:val="2"/>
            <w:shd w:val="clear" w:color="auto" w:fill="84AC9D" w:themeFill="accent6"/>
            <w:vAlign w:val="center"/>
          </w:tcPr>
          <w:p w14:paraId="6D5DACD2"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17A7B127" w14:textId="77777777" w:rsidTr="00557537">
        <w:trPr>
          <w:trHeight w:val="340"/>
        </w:trPr>
        <w:tc>
          <w:tcPr>
            <w:tcW w:w="8856" w:type="dxa"/>
            <w:gridSpan w:val="2"/>
            <w:vAlign w:val="center"/>
          </w:tcPr>
          <w:p w14:paraId="6CD08C6A" w14:textId="67CD586F" w:rsidR="00F615BD" w:rsidRDefault="00C84FA5" w:rsidP="00557537">
            <w:r w:rsidRPr="00C84FA5">
              <w:rPr>
                <w:noProof/>
              </w:rPr>
              <w:drawing>
                <wp:inline distT="0" distB="0" distL="0" distR="0" wp14:anchorId="4BC68027" wp14:editId="192F2C3D">
                  <wp:extent cx="5315692" cy="43821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5692" cy="4382112"/>
                          </a:xfrm>
                          <a:prstGeom prst="rect">
                            <a:avLst/>
                          </a:prstGeom>
                        </pic:spPr>
                      </pic:pic>
                    </a:graphicData>
                  </a:graphic>
                </wp:inline>
              </w:drawing>
            </w:r>
          </w:p>
        </w:tc>
      </w:tr>
      <w:tr w:rsidR="00F615BD" w:rsidRPr="007978E7" w14:paraId="205C894E" w14:textId="77777777" w:rsidTr="00557537">
        <w:trPr>
          <w:trHeight w:val="340"/>
        </w:trPr>
        <w:tc>
          <w:tcPr>
            <w:tcW w:w="8856" w:type="dxa"/>
            <w:gridSpan w:val="2"/>
            <w:shd w:val="clear" w:color="auto" w:fill="84AC9D" w:themeFill="accent6"/>
          </w:tcPr>
          <w:p w14:paraId="1743D55A"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06A295E8" w14:textId="77777777" w:rsidTr="00557537">
        <w:trPr>
          <w:trHeight w:val="340"/>
        </w:trPr>
        <w:tc>
          <w:tcPr>
            <w:tcW w:w="8856" w:type="dxa"/>
            <w:gridSpan w:val="2"/>
          </w:tcPr>
          <w:p w14:paraId="190C443D" w14:textId="77777777" w:rsidR="00F615BD" w:rsidRDefault="00F615BD" w:rsidP="00557537"/>
        </w:tc>
      </w:tr>
    </w:tbl>
    <w:p w14:paraId="265D8C2C" w14:textId="77777777" w:rsidR="00F615BD" w:rsidRPr="00B718EF" w:rsidRDefault="00F615BD" w:rsidP="00F615BD"/>
    <w:p w14:paraId="6DD731DF" w14:textId="3DC54610" w:rsidR="00DF2C5E" w:rsidRDefault="00DF2C5E">
      <w:r>
        <w:br w:type="page"/>
      </w:r>
    </w:p>
    <w:p w14:paraId="541D97EC" w14:textId="77777777" w:rsidR="00F615BD" w:rsidRPr="00B718EF" w:rsidRDefault="00F615BD" w:rsidP="00F615BD"/>
    <w:p w14:paraId="4B5A73BD" w14:textId="5EC29C76" w:rsidR="00F615BD" w:rsidRDefault="00F615BD" w:rsidP="00F615BD">
      <w:pPr>
        <w:pStyle w:val="Heading4"/>
      </w:pPr>
      <w:bookmarkStart w:id="424" w:name="_Toc228791242"/>
      <w:bookmarkStart w:id="425" w:name="_Toc659477092"/>
      <w:r>
        <w:t>Designed by &lt;</w:t>
      </w:r>
      <w:ins w:id="426" w:author="Mashimbye, Hlomani, (Mr) (s227792637)" w:date="2026-05-04T10:35:00Z">
        <w:r w:rsidR="54362EAC">
          <w:t>Awonke Gana</w:t>
        </w:r>
      </w:ins>
      <w:r>
        <w:t>&gt;</w:t>
      </w:r>
      <w:bookmarkEnd w:id="424"/>
      <w:bookmarkEnd w:id="425"/>
    </w:p>
    <w:p w14:paraId="6816F658" w14:textId="77777777" w:rsidR="00F615BD" w:rsidRDefault="00F615BD" w:rsidP="00F615BD">
      <w:r>
        <w:t xml:space="preserve">  </w:t>
      </w:r>
      <w:commentRangeStart w:id="427"/>
      <w:commentRangeEnd w:id="427"/>
      <w:r w:rsidR="00420B7C">
        <w:rPr>
          <w:rStyle w:val="CommentReference"/>
          <w:sz w:val="20"/>
          <w:szCs w:val="20"/>
        </w:rPr>
        <w:commentReference w:id="427"/>
      </w:r>
    </w:p>
    <w:tbl>
      <w:tblPr>
        <w:tblStyle w:val="TableGrid"/>
        <w:tblW w:w="0" w:type="auto"/>
        <w:tblLook w:val="04A0" w:firstRow="1" w:lastRow="0" w:firstColumn="1" w:lastColumn="0" w:noHBand="0" w:noVBand="1"/>
      </w:tblPr>
      <w:tblGrid>
        <w:gridCol w:w="1838"/>
        <w:gridCol w:w="7018"/>
      </w:tblGrid>
      <w:tr w:rsidR="00F615BD" w:rsidRPr="003E4BDF" w14:paraId="7CAFE4CD" w14:textId="77777777" w:rsidTr="45D2EC54">
        <w:trPr>
          <w:trHeight w:val="340"/>
        </w:trPr>
        <w:tc>
          <w:tcPr>
            <w:tcW w:w="1838" w:type="dxa"/>
            <w:shd w:val="clear" w:color="auto" w:fill="84AC9D" w:themeFill="accent6"/>
            <w:vAlign w:val="center"/>
          </w:tcPr>
          <w:p w14:paraId="53F58242" w14:textId="77777777" w:rsidR="00F615BD" w:rsidRPr="003E4BDF" w:rsidRDefault="00F615BD" w:rsidP="00557537">
            <w:pPr>
              <w:rPr>
                <w:b/>
                <w:color w:val="FFFFFF" w:themeColor="background1"/>
              </w:rPr>
            </w:pPr>
            <w:r w:rsidRPr="003E4BDF">
              <w:rPr>
                <w:b/>
                <w:color w:val="FFFFFF" w:themeColor="background1"/>
              </w:rPr>
              <w:t>Use Case ID</w:t>
            </w:r>
          </w:p>
        </w:tc>
        <w:tc>
          <w:tcPr>
            <w:tcW w:w="7018" w:type="dxa"/>
            <w:shd w:val="clear" w:color="auto" w:fill="84AC9D" w:themeFill="accent6"/>
            <w:vAlign w:val="center"/>
          </w:tcPr>
          <w:p w14:paraId="0C92F439" w14:textId="77777777" w:rsidR="00F615BD" w:rsidRPr="003E4BDF" w:rsidRDefault="00F615BD" w:rsidP="00557537">
            <w:pPr>
              <w:rPr>
                <w:b/>
                <w:color w:val="FFFFFF" w:themeColor="background1"/>
              </w:rPr>
            </w:pPr>
            <w:r w:rsidRPr="003E4BDF">
              <w:rPr>
                <w:b/>
                <w:color w:val="FFFFFF" w:themeColor="background1"/>
              </w:rPr>
              <w:t xml:space="preserve">Use Case Name </w:t>
            </w:r>
          </w:p>
        </w:tc>
      </w:tr>
      <w:tr w:rsidR="00F615BD" w14:paraId="4280357D" w14:textId="77777777" w:rsidTr="45D2EC54">
        <w:trPr>
          <w:trHeight w:val="340"/>
        </w:trPr>
        <w:tc>
          <w:tcPr>
            <w:tcW w:w="1838" w:type="dxa"/>
            <w:vAlign w:val="center"/>
          </w:tcPr>
          <w:p w14:paraId="02E99239" w14:textId="2F4876FD" w:rsidR="00F615BD" w:rsidRDefault="007250F4" w:rsidP="00557537">
            <w:r>
              <w:t>UC20_</w:t>
            </w:r>
            <w:r w:rsidR="00FC147F">
              <w:t>I</w:t>
            </w:r>
          </w:p>
        </w:tc>
        <w:tc>
          <w:tcPr>
            <w:tcW w:w="7018" w:type="dxa"/>
            <w:vAlign w:val="center"/>
          </w:tcPr>
          <w:p w14:paraId="559B5106" w14:textId="52AFE203" w:rsidR="00F615BD" w:rsidRDefault="002C5CBF" w:rsidP="00557537">
            <w:r>
              <w:t>Provide Lesson Feedback</w:t>
            </w:r>
          </w:p>
        </w:tc>
      </w:tr>
      <w:tr w:rsidR="00F615BD" w:rsidRPr="003E4BDF" w14:paraId="0DF6CCBF" w14:textId="77777777" w:rsidTr="45D2EC54">
        <w:trPr>
          <w:trHeight w:val="340"/>
        </w:trPr>
        <w:tc>
          <w:tcPr>
            <w:tcW w:w="8856" w:type="dxa"/>
            <w:gridSpan w:val="2"/>
            <w:shd w:val="clear" w:color="auto" w:fill="84AC9D" w:themeFill="accent6"/>
            <w:vAlign w:val="center"/>
          </w:tcPr>
          <w:p w14:paraId="4B90D2E1" w14:textId="77777777" w:rsidR="00F615BD" w:rsidRPr="003E4BDF" w:rsidRDefault="00F615BD" w:rsidP="00557537">
            <w:pPr>
              <w:rPr>
                <w:b/>
                <w:color w:val="FFFFFF" w:themeColor="background1"/>
              </w:rPr>
            </w:pPr>
            <w:r w:rsidRPr="003E4BDF">
              <w:rPr>
                <w:b/>
                <w:color w:val="FFFFFF" w:themeColor="background1"/>
              </w:rPr>
              <w:t>Actors</w:t>
            </w:r>
          </w:p>
        </w:tc>
      </w:tr>
      <w:tr w:rsidR="00F615BD" w14:paraId="79B951B9" w14:textId="77777777" w:rsidTr="45D2EC54">
        <w:trPr>
          <w:trHeight w:val="340"/>
        </w:trPr>
        <w:tc>
          <w:tcPr>
            <w:tcW w:w="8856" w:type="dxa"/>
            <w:gridSpan w:val="2"/>
            <w:vAlign w:val="center"/>
          </w:tcPr>
          <w:p w14:paraId="5019680B" w14:textId="00FEE5DF" w:rsidR="00F615BD" w:rsidRDefault="002C5CBF" w:rsidP="00557537">
            <w:r>
              <w:t>Instructor</w:t>
            </w:r>
          </w:p>
        </w:tc>
      </w:tr>
      <w:tr w:rsidR="00F615BD" w14:paraId="67ABED49" w14:textId="77777777" w:rsidTr="45D2EC54">
        <w:trPr>
          <w:trHeight w:val="340"/>
        </w:trPr>
        <w:tc>
          <w:tcPr>
            <w:tcW w:w="1838" w:type="dxa"/>
            <w:shd w:val="clear" w:color="auto" w:fill="84AC9D" w:themeFill="accent6"/>
            <w:vAlign w:val="center"/>
          </w:tcPr>
          <w:p w14:paraId="55811D58" w14:textId="77777777" w:rsidR="00F615BD" w:rsidRPr="003E4BDF" w:rsidRDefault="00F615BD" w:rsidP="00557537">
            <w:pPr>
              <w:rPr>
                <w:b/>
                <w:color w:val="FFFFFF" w:themeColor="background1"/>
              </w:rPr>
            </w:pPr>
            <w:r w:rsidRPr="003E4BDF">
              <w:rPr>
                <w:b/>
                <w:color w:val="FFFFFF" w:themeColor="background1"/>
              </w:rPr>
              <w:t>Pre-Conditions</w:t>
            </w:r>
          </w:p>
        </w:tc>
        <w:tc>
          <w:tcPr>
            <w:tcW w:w="7018" w:type="dxa"/>
            <w:vAlign w:val="center"/>
          </w:tcPr>
          <w:p w14:paraId="554F8B9D" w14:textId="36B6708C" w:rsidR="00F615BD" w:rsidRDefault="003B52CE" w:rsidP="00557537">
            <w:r w:rsidRPr="003B52CE">
              <w:t>A lesson session associated with a specific booking has been initiated or completed.</w:t>
            </w:r>
          </w:p>
        </w:tc>
      </w:tr>
      <w:tr w:rsidR="00F615BD" w14:paraId="776BAF44" w14:textId="77777777" w:rsidTr="45D2EC54">
        <w:trPr>
          <w:trHeight w:val="340"/>
        </w:trPr>
        <w:tc>
          <w:tcPr>
            <w:tcW w:w="1838" w:type="dxa"/>
            <w:shd w:val="clear" w:color="auto" w:fill="84AC9D" w:themeFill="accent6"/>
            <w:vAlign w:val="center"/>
          </w:tcPr>
          <w:p w14:paraId="49BAEEE6" w14:textId="77777777" w:rsidR="00F615BD" w:rsidRPr="003E4BDF" w:rsidRDefault="00F615BD" w:rsidP="00557537">
            <w:pPr>
              <w:rPr>
                <w:b/>
                <w:color w:val="FFFFFF" w:themeColor="background1"/>
              </w:rPr>
            </w:pPr>
            <w:r w:rsidRPr="003E4BDF">
              <w:rPr>
                <w:b/>
                <w:color w:val="FFFFFF" w:themeColor="background1"/>
              </w:rPr>
              <w:t>Triggers</w:t>
            </w:r>
          </w:p>
        </w:tc>
        <w:tc>
          <w:tcPr>
            <w:tcW w:w="7018" w:type="dxa"/>
            <w:vAlign w:val="center"/>
          </w:tcPr>
          <w:p w14:paraId="236BBE2E" w14:textId="285F256B" w:rsidR="00F615BD" w:rsidRDefault="003D70AF" w:rsidP="00557537">
            <w:r w:rsidRPr="003D70AF">
              <w:t xml:space="preserve">The Instructor selects the option to </w:t>
            </w:r>
            <w:r w:rsidR="009F58B3">
              <w:t>add progress</w:t>
            </w:r>
            <w:r w:rsidR="00661FED">
              <w:t>.</w:t>
            </w:r>
          </w:p>
        </w:tc>
      </w:tr>
      <w:tr w:rsidR="00F615BD" w14:paraId="506A0095" w14:textId="77777777" w:rsidTr="45D2EC54">
        <w:trPr>
          <w:trHeight w:val="340"/>
        </w:trPr>
        <w:tc>
          <w:tcPr>
            <w:tcW w:w="1838" w:type="dxa"/>
            <w:shd w:val="clear" w:color="auto" w:fill="84AC9D" w:themeFill="accent6"/>
            <w:vAlign w:val="center"/>
          </w:tcPr>
          <w:p w14:paraId="792FCB9F" w14:textId="77777777" w:rsidR="00F615BD" w:rsidRPr="003E4BDF" w:rsidRDefault="00F615BD" w:rsidP="00557537">
            <w:pPr>
              <w:rPr>
                <w:b/>
                <w:color w:val="FFFFFF" w:themeColor="background1"/>
              </w:rPr>
            </w:pPr>
            <w:r w:rsidRPr="003E4BDF">
              <w:rPr>
                <w:b/>
                <w:color w:val="FFFFFF" w:themeColor="background1"/>
              </w:rPr>
              <w:t>Post-Conditions</w:t>
            </w:r>
          </w:p>
        </w:tc>
        <w:tc>
          <w:tcPr>
            <w:tcW w:w="7018" w:type="dxa"/>
            <w:vAlign w:val="center"/>
          </w:tcPr>
          <w:p w14:paraId="39A37FC8" w14:textId="1E305B30" w:rsidR="00F615BD" w:rsidRDefault="56D41240" w:rsidP="00557537">
            <w:r>
              <w:t>Feedback</w:t>
            </w:r>
            <w:r w:rsidR="3AA03962">
              <w:t xml:space="preserve"> is</w:t>
            </w:r>
            <w:r>
              <w:t xml:space="preserve"> stored</w:t>
            </w:r>
            <w:r w:rsidR="6AF63E00">
              <w:t xml:space="preserve">, </w:t>
            </w:r>
            <w:r w:rsidR="28D15438">
              <w:t>displayed,</w:t>
            </w:r>
            <w:r w:rsidR="6AF63E00">
              <w:t xml:space="preserve"> and linked to the student's lesson history.</w:t>
            </w:r>
            <w:r>
              <w:t xml:space="preserve"> </w:t>
            </w:r>
          </w:p>
        </w:tc>
      </w:tr>
      <w:tr w:rsidR="00F615BD" w14:paraId="18BB4869" w14:textId="77777777" w:rsidTr="45D2EC54">
        <w:trPr>
          <w:trHeight w:val="340"/>
        </w:trPr>
        <w:tc>
          <w:tcPr>
            <w:tcW w:w="8856" w:type="dxa"/>
            <w:gridSpan w:val="2"/>
            <w:shd w:val="clear" w:color="auto" w:fill="84AC9D" w:themeFill="accent6"/>
            <w:vAlign w:val="center"/>
          </w:tcPr>
          <w:p w14:paraId="0DA547AC" w14:textId="77777777" w:rsidR="00F615BD" w:rsidRDefault="00F615BD" w:rsidP="00557537">
            <w:r w:rsidRPr="003E4BDF">
              <w:rPr>
                <w:b/>
                <w:color w:val="FFFFFF" w:themeColor="background1"/>
              </w:rPr>
              <w:t>Basic Flow of Events</w:t>
            </w:r>
            <w:r>
              <w:rPr>
                <w:b/>
                <w:color w:val="FFFFFF" w:themeColor="background1"/>
              </w:rPr>
              <w:t xml:space="preserve"> / Main Success Scenario</w:t>
            </w:r>
          </w:p>
        </w:tc>
      </w:tr>
      <w:tr w:rsidR="00F615BD" w:rsidRPr="00215CD5" w14:paraId="20F37A72" w14:textId="77777777" w:rsidTr="45D2EC54">
        <w:trPr>
          <w:trHeight w:val="340"/>
        </w:trPr>
        <w:tc>
          <w:tcPr>
            <w:tcW w:w="8856" w:type="dxa"/>
            <w:gridSpan w:val="2"/>
          </w:tcPr>
          <w:p w14:paraId="271FF43A" w14:textId="77777777" w:rsidR="00F615BD" w:rsidRPr="007155ED" w:rsidRDefault="0098246C" w:rsidP="00042249">
            <w:pPr>
              <w:numPr>
                <w:ilvl w:val="0"/>
                <w:numId w:val="31"/>
              </w:numPr>
              <w:rPr>
                <w:b/>
                <w:color w:val="000000" w:themeColor="text1"/>
              </w:rPr>
            </w:pPr>
            <w:r>
              <w:rPr>
                <w:bCs/>
                <w:color w:val="000000" w:themeColor="text1"/>
              </w:rPr>
              <w:t xml:space="preserve">The instructor accesses the lesson progress </w:t>
            </w:r>
            <w:r w:rsidR="007155ED">
              <w:rPr>
                <w:bCs/>
                <w:color w:val="000000" w:themeColor="text1"/>
              </w:rPr>
              <w:t>tab</w:t>
            </w:r>
          </w:p>
          <w:p w14:paraId="52FFF4B9" w14:textId="77777777" w:rsidR="007155ED" w:rsidRPr="00243D2A" w:rsidRDefault="007155ED" w:rsidP="00042249">
            <w:pPr>
              <w:numPr>
                <w:ilvl w:val="0"/>
                <w:numId w:val="31"/>
              </w:numPr>
              <w:rPr>
                <w:b/>
                <w:color w:val="000000" w:themeColor="text1"/>
              </w:rPr>
            </w:pPr>
            <w:r>
              <w:rPr>
                <w:bCs/>
                <w:color w:val="000000" w:themeColor="text1"/>
              </w:rPr>
              <w:t xml:space="preserve">The system will display the </w:t>
            </w:r>
            <w:r w:rsidR="00243D2A">
              <w:rPr>
                <w:bCs/>
                <w:color w:val="000000" w:themeColor="text1"/>
              </w:rPr>
              <w:t>lesson progress for each lesson.</w:t>
            </w:r>
          </w:p>
          <w:p w14:paraId="1425A66F" w14:textId="681D0081" w:rsidR="00243D2A" w:rsidRDefault="005150E6" w:rsidP="00042249">
            <w:pPr>
              <w:numPr>
                <w:ilvl w:val="0"/>
                <w:numId w:val="31"/>
              </w:numPr>
              <w:rPr>
                <w:bCs/>
                <w:color w:val="000000" w:themeColor="text1"/>
              </w:rPr>
            </w:pPr>
            <w:r w:rsidRPr="005150E6">
              <w:rPr>
                <w:bCs/>
                <w:color w:val="000000" w:themeColor="text1"/>
              </w:rPr>
              <w:t xml:space="preserve">The </w:t>
            </w:r>
            <w:r w:rsidR="00E02D6B">
              <w:rPr>
                <w:bCs/>
                <w:color w:val="000000" w:themeColor="text1"/>
              </w:rPr>
              <w:t>i</w:t>
            </w:r>
            <w:r w:rsidRPr="005150E6">
              <w:rPr>
                <w:bCs/>
                <w:color w:val="000000" w:themeColor="text1"/>
              </w:rPr>
              <w:t>nstructor enters qualitative feedback and performance ratings.</w:t>
            </w:r>
          </w:p>
          <w:p w14:paraId="1A76FA14" w14:textId="77777777" w:rsidR="005150E6" w:rsidRDefault="00E02D6B" w:rsidP="00042249">
            <w:pPr>
              <w:numPr>
                <w:ilvl w:val="0"/>
                <w:numId w:val="31"/>
              </w:numPr>
              <w:rPr>
                <w:bCs/>
                <w:color w:val="000000" w:themeColor="text1"/>
              </w:rPr>
            </w:pPr>
            <w:r w:rsidRPr="00E02D6B">
              <w:rPr>
                <w:bCs/>
                <w:color w:val="000000" w:themeColor="text1"/>
              </w:rPr>
              <w:t>The system saves the feedback record</w:t>
            </w:r>
          </w:p>
          <w:p w14:paraId="049D4883" w14:textId="54339335" w:rsidR="00E02D6B" w:rsidRPr="005150E6" w:rsidRDefault="00E02D6B" w:rsidP="00042249">
            <w:pPr>
              <w:numPr>
                <w:ilvl w:val="0"/>
                <w:numId w:val="31"/>
              </w:numPr>
              <w:rPr>
                <w:bCs/>
                <w:color w:val="000000" w:themeColor="text1"/>
              </w:rPr>
            </w:pPr>
            <w:r w:rsidRPr="00E02D6B">
              <w:rPr>
                <w:bCs/>
                <w:color w:val="000000" w:themeColor="text1"/>
              </w:rPr>
              <w:t>The system confirms the feedback has been successfully logged.</w:t>
            </w:r>
          </w:p>
        </w:tc>
      </w:tr>
      <w:tr w:rsidR="00F615BD" w14:paraId="0965D20D" w14:textId="77777777" w:rsidTr="45D2EC54">
        <w:trPr>
          <w:trHeight w:val="340"/>
        </w:trPr>
        <w:tc>
          <w:tcPr>
            <w:tcW w:w="8856" w:type="dxa"/>
            <w:gridSpan w:val="2"/>
            <w:shd w:val="clear" w:color="auto" w:fill="84AC9D" w:themeFill="accent6"/>
            <w:vAlign w:val="center"/>
          </w:tcPr>
          <w:p w14:paraId="37AD2B60" w14:textId="77777777" w:rsidR="00F615BD" w:rsidRDefault="00F615BD" w:rsidP="00557537">
            <w:r>
              <w:rPr>
                <w:b/>
                <w:color w:val="FFFFFF" w:themeColor="background1"/>
              </w:rPr>
              <w:t xml:space="preserve">Initial </w:t>
            </w:r>
            <w:r w:rsidRPr="00B718EF">
              <w:rPr>
                <w:b/>
                <w:color w:val="FFFFFF" w:themeColor="background1"/>
              </w:rPr>
              <w:t>UI Design</w:t>
            </w:r>
          </w:p>
        </w:tc>
      </w:tr>
      <w:tr w:rsidR="00F615BD" w14:paraId="5911CEA9" w14:textId="77777777" w:rsidTr="45D2EC54">
        <w:trPr>
          <w:trHeight w:val="340"/>
        </w:trPr>
        <w:tc>
          <w:tcPr>
            <w:tcW w:w="8856" w:type="dxa"/>
            <w:gridSpan w:val="2"/>
            <w:vAlign w:val="center"/>
          </w:tcPr>
          <w:p w14:paraId="2237FDD6" w14:textId="660AAD09" w:rsidR="00F615BD" w:rsidRDefault="00D03CC7" w:rsidP="00557537">
            <w:r w:rsidRPr="00D03CC7">
              <w:rPr>
                <w:noProof/>
              </w:rPr>
              <w:drawing>
                <wp:inline distT="0" distB="0" distL="0" distR="0" wp14:anchorId="429D3219" wp14:editId="2397BE47">
                  <wp:extent cx="5420481" cy="5477639"/>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0481" cy="5477639"/>
                          </a:xfrm>
                          <a:prstGeom prst="rect">
                            <a:avLst/>
                          </a:prstGeom>
                        </pic:spPr>
                      </pic:pic>
                    </a:graphicData>
                  </a:graphic>
                </wp:inline>
              </w:drawing>
            </w:r>
          </w:p>
        </w:tc>
      </w:tr>
      <w:tr w:rsidR="00F615BD" w:rsidRPr="007978E7" w14:paraId="6B36C97F" w14:textId="77777777" w:rsidTr="45D2EC54">
        <w:trPr>
          <w:trHeight w:val="340"/>
        </w:trPr>
        <w:tc>
          <w:tcPr>
            <w:tcW w:w="8856" w:type="dxa"/>
            <w:gridSpan w:val="2"/>
            <w:shd w:val="clear" w:color="auto" w:fill="84AC9D" w:themeFill="accent6"/>
          </w:tcPr>
          <w:p w14:paraId="1B321405" w14:textId="77777777" w:rsidR="00F615BD" w:rsidRPr="007978E7" w:rsidRDefault="00F615BD" w:rsidP="00557537">
            <w:pPr>
              <w:rPr>
                <w:b/>
                <w:color w:val="FFFFFF" w:themeColor="background1"/>
              </w:rPr>
            </w:pPr>
            <w:r>
              <w:rPr>
                <w:b/>
                <w:color w:val="FFFFFF" w:themeColor="background1"/>
              </w:rPr>
              <w:t xml:space="preserve">Final Implemented </w:t>
            </w:r>
            <w:r w:rsidRPr="00B718EF">
              <w:rPr>
                <w:b/>
                <w:color w:val="FFFFFF" w:themeColor="background1"/>
              </w:rPr>
              <w:t>UI Design</w:t>
            </w:r>
          </w:p>
        </w:tc>
      </w:tr>
      <w:tr w:rsidR="00F615BD" w14:paraId="4DE85944" w14:textId="77777777" w:rsidTr="45D2EC54">
        <w:trPr>
          <w:trHeight w:val="340"/>
        </w:trPr>
        <w:tc>
          <w:tcPr>
            <w:tcW w:w="8856" w:type="dxa"/>
            <w:gridSpan w:val="2"/>
          </w:tcPr>
          <w:p w14:paraId="2FDD0A7E" w14:textId="77777777" w:rsidR="00F615BD" w:rsidRDefault="00F615BD" w:rsidP="00557537"/>
        </w:tc>
      </w:tr>
    </w:tbl>
    <w:p w14:paraId="3205690E" w14:textId="78C62755" w:rsidR="00F615BD" w:rsidRPr="00B718EF" w:rsidRDefault="00F615BD" w:rsidP="45D2EC54">
      <w:pPr>
        <w:pStyle w:val="Heading4"/>
        <w:numPr>
          <w:ilvl w:val="0"/>
          <w:numId w:val="0"/>
        </w:numPr>
      </w:pPr>
      <w:commentRangeStart w:id="428"/>
      <w:commentRangeEnd w:id="428"/>
      <w:r w:rsidRPr="00B718EF">
        <w:rPr>
          <w:rStyle w:val="CommentReference"/>
          <w:sz w:val="22"/>
          <w:szCs w:val="28"/>
        </w:rPr>
        <w:commentReference w:id="428"/>
      </w:r>
    </w:p>
    <w:p w14:paraId="52964ABA" w14:textId="5E9C270D" w:rsidR="004C4A05" w:rsidRDefault="51896975" w:rsidP="45D2EC54">
      <w:pPr>
        <w:pStyle w:val="Heading1"/>
        <w:pBdr>
          <w:bottom w:val="single" w:sz="2" w:space="1" w:color="auto"/>
        </w:pBdr>
      </w:pPr>
      <w:bookmarkStart w:id="429" w:name="_Toc228791244"/>
      <w:r>
        <w:t xml:space="preserve">DATA </w:t>
      </w:r>
      <w:bookmarkEnd w:id="429"/>
      <w:commentRangeStart w:id="430"/>
      <w:r>
        <w:t>REQUIREMENTS</w:t>
      </w:r>
      <w:commentRangeEnd w:id="430"/>
      <w:r w:rsidR="00E11926">
        <w:rPr>
          <w:rStyle w:val="CommentReference"/>
          <w:sz w:val="26"/>
          <w:szCs w:val="26"/>
        </w:rPr>
        <w:commentReference w:id="430"/>
      </w:r>
    </w:p>
    <w:p w14:paraId="0CFC3431" w14:textId="322C4895" w:rsidR="00016814" w:rsidRPr="00016814" w:rsidRDefault="00016814" w:rsidP="00D84E2F">
      <w:pPr>
        <w:pStyle w:val="Heading2"/>
      </w:pPr>
      <w:bookmarkStart w:id="431" w:name="_Toc228791245"/>
      <w:r>
        <w:t>List of data and attributes</w:t>
      </w:r>
      <w:bookmarkEnd w:id="431"/>
    </w:p>
    <w:p w14:paraId="6ABDAC7E" w14:textId="77777777" w:rsidR="001B2735" w:rsidRPr="001B2735" w:rsidRDefault="001B2735" w:rsidP="001B27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946"/>
      </w:tblGrid>
      <w:tr w:rsidR="00570EC3" w:rsidRPr="000025A6" w14:paraId="6F873E8D" w14:textId="1B8C2F97" w:rsidTr="45D2EC54">
        <w:trPr>
          <w:cantSplit/>
          <w:trHeight w:val="459"/>
        </w:trPr>
        <w:tc>
          <w:tcPr>
            <w:tcW w:w="2972" w:type="dxa"/>
            <w:shd w:val="clear" w:color="auto" w:fill="84AC9D" w:themeFill="accent6"/>
          </w:tcPr>
          <w:p w14:paraId="098F3F55" w14:textId="6C1F7FDE" w:rsidR="00570EC3" w:rsidRPr="000025A6" w:rsidRDefault="00570EC3" w:rsidP="00570EC3">
            <w:pPr>
              <w:rPr>
                <w:rFonts w:cs="Arial"/>
                <w:b/>
                <w:color w:val="FFFFFF" w:themeColor="background1"/>
                <w:sz w:val="22"/>
                <w:szCs w:val="22"/>
              </w:rPr>
            </w:pPr>
            <w:r w:rsidRPr="00530D59">
              <w:t>Entity</w:t>
            </w:r>
          </w:p>
        </w:tc>
        <w:tc>
          <w:tcPr>
            <w:tcW w:w="6946" w:type="dxa"/>
            <w:shd w:val="clear" w:color="auto" w:fill="84AC9D" w:themeFill="accent6"/>
          </w:tcPr>
          <w:p w14:paraId="00CDBAE3" w14:textId="3F489B34" w:rsidR="00570EC3" w:rsidRPr="000025A6" w:rsidRDefault="00570EC3" w:rsidP="00570EC3">
            <w:pPr>
              <w:rPr>
                <w:rFonts w:cs="Arial"/>
                <w:b/>
                <w:color w:val="FFFFFF" w:themeColor="background1"/>
                <w:sz w:val="22"/>
                <w:szCs w:val="22"/>
              </w:rPr>
            </w:pPr>
            <w:r w:rsidRPr="00530D59">
              <w:t>Entity Attributes</w:t>
            </w:r>
          </w:p>
        </w:tc>
      </w:tr>
      <w:tr w:rsidR="00570EC3" w:rsidRPr="000670D4" w14:paraId="52037687" w14:textId="66B4F357" w:rsidTr="45D2EC54">
        <w:trPr>
          <w:cantSplit/>
          <w:trHeight w:val="459"/>
        </w:trPr>
        <w:tc>
          <w:tcPr>
            <w:tcW w:w="2972" w:type="dxa"/>
          </w:tcPr>
          <w:p w14:paraId="327787E2" w14:textId="77777777" w:rsidR="00570EC3" w:rsidRPr="000670D4" w:rsidRDefault="00570EC3" w:rsidP="00570EC3">
            <w:pPr>
              <w:rPr>
                <w:rFonts w:cs="Arial"/>
                <w:sz w:val="22"/>
                <w:szCs w:val="22"/>
              </w:rPr>
            </w:pPr>
          </w:p>
        </w:tc>
        <w:tc>
          <w:tcPr>
            <w:tcW w:w="6946" w:type="dxa"/>
          </w:tcPr>
          <w:p w14:paraId="7FA40291" w14:textId="77777777" w:rsidR="00570EC3" w:rsidRPr="000670D4" w:rsidRDefault="00570EC3" w:rsidP="00570EC3">
            <w:pPr>
              <w:rPr>
                <w:rFonts w:cs="Arial"/>
                <w:sz w:val="22"/>
                <w:szCs w:val="22"/>
              </w:rPr>
            </w:pPr>
          </w:p>
        </w:tc>
      </w:tr>
      <w:tr w:rsidR="00570EC3" w:rsidRPr="000670D4" w14:paraId="32EC13B6" w14:textId="587F71BC" w:rsidTr="45D2EC54">
        <w:trPr>
          <w:cantSplit/>
          <w:trHeight w:val="459"/>
        </w:trPr>
        <w:tc>
          <w:tcPr>
            <w:tcW w:w="2972" w:type="dxa"/>
          </w:tcPr>
          <w:p w14:paraId="69E6EAA3" w14:textId="5F76ECC2" w:rsidR="00570EC3" w:rsidRPr="000670D4" w:rsidRDefault="00570EC3" w:rsidP="00570EC3">
            <w:pPr>
              <w:rPr>
                <w:rFonts w:cs="Arial"/>
                <w:sz w:val="22"/>
                <w:szCs w:val="22"/>
              </w:rPr>
            </w:pPr>
            <w:r w:rsidRPr="00530D59">
              <w:t>Student</w:t>
            </w:r>
          </w:p>
        </w:tc>
        <w:tc>
          <w:tcPr>
            <w:tcW w:w="6946" w:type="dxa"/>
          </w:tcPr>
          <w:p w14:paraId="3BD69A59" w14:textId="7065CAA1" w:rsidR="00570EC3" w:rsidRPr="000670D4" w:rsidRDefault="00570EC3" w:rsidP="00570EC3">
            <w:pPr>
              <w:rPr>
                <w:rFonts w:cs="Arial"/>
                <w:sz w:val="22"/>
                <w:szCs w:val="22"/>
              </w:rPr>
            </w:pPr>
            <w:r w:rsidRPr="00530D59">
              <w:t>studentId: int, licenseNo: String, phone: String, dateOfBirth: Date</w:t>
            </w:r>
          </w:p>
        </w:tc>
      </w:tr>
      <w:tr w:rsidR="00570EC3" w:rsidRPr="000670D4" w14:paraId="31198A68" w14:textId="716B369C" w:rsidTr="45D2EC54">
        <w:trPr>
          <w:cantSplit/>
          <w:trHeight w:val="459"/>
        </w:trPr>
        <w:tc>
          <w:tcPr>
            <w:tcW w:w="2972" w:type="dxa"/>
          </w:tcPr>
          <w:p w14:paraId="25BCFC9E" w14:textId="0C1B81DF" w:rsidR="00570EC3" w:rsidRPr="000670D4" w:rsidRDefault="00570EC3" w:rsidP="00570EC3">
            <w:pPr>
              <w:rPr>
                <w:rFonts w:cs="Arial"/>
                <w:sz w:val="22"/>
                <w:szCs w:val="22"/>
              </w:rPr>
            </w:pPr>
            <w:r w:rsidRPr="00530D59">
              <w:t>Instructor</w:t>
            </w:r>
          </w:p>
        </w:tc>
        <w:tc>
          <w:tcPr>
            <w:tcW w:w="6946" w:type="dxa"/>
          </w:tcPr>
          <w:p w14:paraId="0D37CF54" w14:textId="1651F366" w:rsidR="00570EC3" w:rsidRPr="000670D4" w:rsidRDefault="00570EC3" w:rsidP="00570EC3">
            <w:pPr>
              <w:rPr>
                <w:rFonts w:cs="Arial"/>
                <w:sz w:val="22"/>
                <w:szCs w:val="22"/>
              </w:rPr>
            </w:pPr>
            <w:r w:rsidRPr="00530D59">
              <w:t>instructorId: int, licenseNo: String, bio: String, rating: double</w:t>
            </w:r>
          </w:p>
        </w:tc>
      </w:tr>
      <w:tr w:rsidR="00570EC3" w:rsidRPr="000670D4" w14:paraId="08A4231E" w14:textId="57EAD493" w:rsidTr="45D2EC54">
        <w:trPr>
          <w:cantSplit/>
          <w:trHeight w:val="459"/>
        </w:trPr>
        <w:tc>
          <w:tcPr>
            <w:tcW w:w="2972" w:type="dxa"/>
          </w:tcPr>
          <w:p w14:paraId="3BDF76CC" w14:textId="60F34A0C" w:rsidR="00570EC3" w:rsidRPr="000670D4" w:rsidRDefault="00570EC3" w:rsidP="00570EC3">
            <w:pPr>
              <w:rPr>
                <w:rFonts w:cs="Arial"/>
                <w:sz w:val="22"/>
                <w:szCs w:val="22"/>
              </w:rPr>
            </w:pPr>
            <w:r w:rsidRPr="00530D59">
              <w:t>Admin</w:t>
            </w:r>
          </w:p>
        </w:tc>
        <w:tc>
          <w:tcPr>
            <w:tcW w:w="6946" w:type="dxa"/>
          </w:tcPr>
          <w:p w14:paraId="710930DB" w14:textId="706C9ED3" w:rsidR="00570EC3" w:rsidRPr="000670D4" w:rsidRDefault="00570EC3" w:rsidP="00570EC3">
            <w:pPr>
              <w:rPr>
                <w:rFonts w:cs="Arial"/>
                <w:sz w:val="22"/>
                <w:szCs w:val="22"/>
              </w:rPr>
            </w:pPr>
            <w:r w:rsidRPr="00530D59">
              <w:t>adminId: int, role: String, accessLevel: int</w:t>
            </w:r>
          </w:p>
        </w:tc>
      </w:tr>
      <w:tr w:rsidR="00570EC3" w:rsidRPr="000670D4" w14:paraId="1663FE63" w14:textId="37905BBD" w:rsidTr="45D2EC54">
        <w:trPr>
          <w:cantSplit/>
          <w:trHeight w:val="459"/>
        </w:trPr>
        <w:tc>
          <w:tcPr>
            <w:tcW w:w="2972" w:type="dxa"/>
          </w:tcPr>
          <w:p w14:paraId="1BE3FC8F" w14:textId="1215F725" w:rsidR="00570EC3" w:rsidRPr="000670D4" w:rsidRDefault="00570EC3" w:rsidP="00570EC3">
            <w:pPr>
              <w:rPr>
                <w:rFonts w:cs="Arial"/>
                <w:sz w:val="22"/>
                <w:szCs w:val="22"/>
              </w:rPr>
            </w:pPr>
            <w:r w:rsidRPr="00530D59">
              <w:t>Booking</w:t>
            </w:r>
          </w:p>
        </w:tc>
        <w:tc>
          <w:tcPr>
            <w:tcW w:w="6946" w:type="dxa"/>
          </w:tcPr>
          <w:p w14:paraId="441C8D42" w14:textId="6FB70EE5" w:rsidR="00570EC3" w:rsidRPr="000670D4" w:rsidRDefault="00570EC3" w:rsidP="00570EC3">
            <w:pPr>
              <w:rPr>
                <w:rFonts w:cs="Arial"/>
                <w:sz w:val="22"/>
                <w:szCs w:val="22"/>
              </w:rPr>
            </w:pPr>
            <w:r w:rsidRPr="00530D59">
              <w:t>bookingId: int, date: Date, time: Time, location: String, status: String, duration: int</w:t>
            </w:r>
          </w:p>
        </w:tc>
      </w:tr>
      <w:tr w:rsidR="00570EC3" w:rsidRPr="000670D4" w14:paraId="1853DEAC" w14:textId="2B2F7130" w:rsidTr="45D2EC54">
        <w:trPr>
          <w:cantSplit/>
          <w:trHeight w:val="459"/>
        </w:trPr>
        <w:tc>
          <w:tcPr>
            <w:tcW w:w="2972" w:type="dxa"/>
          </w:tcPr>
          <w:p w14:paraId="1522D48A" w14:textId="5CC359D5" w:rsidR="00570EC3" w:rsidRPr="000670D4" w:rsidRDefault="00570EC3" w:rsidP="00570EC3">
            <w:pPr>
              <w:rPr>
                <w:rFonts w:cs="Arial"/>
                <w:sz w:val="22"/>
                <w:szCs w:val="22"/>
              </w:rPr>
            </w:pPr>
            <w:r w:rsidRPr="00530D59">
              <w:t>LessonOffering</w:t>
            </w:r>
          </w:p>
        </w:tc>
        <w:tc>
          <w:tcPr>
            <w:tcW w:w="6946" w:type="dxa"/>
          </w:tcPr>
          <w:p w14:paraId="6652FA29" w14:textId="4D5A16EC" w:rsidR="00570EC3" w:rsidRPr="000670D4" w:rsidRDefault="00570EC3" w:rsidP="00570EC3">
            <w:pPr>
              <w:rPr>
                <w:rFonts w:cs="Arial"/>
                <w:sz w:val="22"/>
                <w:szCs w:val="22"/>
              </w:rPr>
            </w:pPr>
            <w:r w:rsidRPr="00530D59">
              <w:t>offeringId: int, type: String, price: double, duration: int, description: String</w:t>
            </w:r>
          </w:p>
        </w:tc>
      </w:tr>
      <w:tr w:rsidR="00570EC3" w:rsidRPr="000670D4" w14:paraId="1C19D6D1" w14:textId="244FFFC6" w:rsidTr="45D2EC54">
        <w:trPr>
          <w:cantSplit/>
          <w:trHeight w:val="459"/>
        </w:trPr>
        <w:tc>
          <w:tcPr>
            <w:tcW w:w="2972" w:type="dxa"/>
          </w:tcPr>
          <w:p w14:paraId="649235EA" w14:textId="142E2DB5" w:rsidR="00570EC3" w:rsidRPr="000670D4" w:rsidRDefault="00570EC3" w:rsidP="00570EC3">
            <w:pPr>
              <w:rPr>
                <w:rFonts w:cs="Arial"/>
                <w:sz w:val="22"/>
                <w:szCs w:val="22"/>
              </w:rPr>
            </w:pPr>
            <w:r w:rsidRPr="00530D59">
              <w:t>Availability</w:t>
            </w:r>
          </w:p>
        </w:tc>
        <w:tc>
          <w:tcPr>
            <w:tcW w:w="6946" w:type="dxa"/>
          </w:tcPr>
          <w:p w14:paraId="0B4974FD" w14:textId="4A9C47A7" w:rsidR="00570EC3" w:rsidRPr="000670D4" w:rsidRDefault="00570EC3" w:rsidP="00570EC3">
            <w:pPr>
              <w:rPr>
                <w:rFonts w:cs="Arial"/>
                <w:sz w:val="22"/>
                <w:szCs w:val="22"/>
              </w:rPr>
            </w:pPr>
            <w:r w:rsidRPr="00530D59">
              <w:t>availabilityId: int, dayOfWeek: String, startTime: Time, endTime: Time</w:t>
            </w:r>
          </w:p>
        </w:tc>
      </w:tr>
      <w:tr w:rsidR="00570EC3" w:rsidRPr="000670D4" w14:paraId="7BBAA10D" w14:textId="1B224E1D" w:rsidTr="45D2EC54">
        <w:trPr>
          <w:cantSplit/>
          <w:trHeight w:val="459"/>
        </w:trPr>
        <w:tc>
          <w:tcPr>
            <w:tcW w:w="2972" w:type="dxa"/>
          </w:tcPr>
          <w:p w14:paraId="2652DFA7" w14:textId="6875B5C5" w:rsidR="00570EC3" w:rsidRPr="000670D4" w:rsidRDefault="00570EC3" w:rsidP="00570EC3">
            <w:pPr>
              <w:rPr>
                <w:rFonts w:cs="Arial"/>
                <w:sz w:val="22"/>
                <w:szCs w:val="22"/>
              </w:rPr>
            </w:pPr>
            <w:r w:rsidRPr="00530D59">
              <w:t>Payment</w:t>
            </w:r>
          </w:p>
        </w:tc>
        <w:tc>
          <w:tcPr>
            <w:tcW w:w="6946" w:type="dxa"/>
          </w:tcPr>
          <w:p w14:paraId="399DF487" w14:textId="06CB3A2F" w:rsidR="00570EC3" w:rsidRPr="000670D4" w:rsidRDefault="00570EC3" w:rsidP="00570EC3">
            <w:pPr>
              <w:rPr>
                <w:rFonts w:cs="Arial"/>
                <w:sz w:val="22"/>
                <w:szCs w:val="22"/>
              </w:rPr>
            </w:pPr>
            <w:r w:rsidRPr="00530D59">
              <w:t>paymentId: int, amount: double, proofFile: String, status: String, verifiedAt: DateTime</w:t>
            </w:r>
          </w:p>
        </w:tc>
      </w:tr>
      <w:tr w:rsidR="00570EC3" w:rsidRPr="000670D4" w14:paraId="459CA5DD" w14:textId="4D82E821" w:rsidTr="45D2EC54">
        <w:trPr>
          <w:cantSplit/>
          <w:trHeight w:val="459"/>
        </w:trPr>
        <w:tc>
          <w:tcPr>
            <w:tcW w:w="2972" w:type="dxa"/>
          </w:tcPr>
          <w:p w14:paraId="41C170E6" w14:textId="3D83DAF7" w:rsidR="00570EC3" w:rsidRPr="000670D4" w:rsidRDefault="00570EC3" w:rsidP="00570EC3">
            <w:pPr>
              <w:rPr>
                <w:rFonts w:cs="Arial"/>
                <w:sz w:val="22"/>
                <w:szCs w:val="22"/>
              </w:rPr>
            </w:pPr>
            <w:r w:rsidRPr="00530D59">
              <w:t>Review</w:t>
            </w:r>
          </w:p>
        </w:tc>
        <w:tc>
          <w:tcPr>
            <w:tcW w:w="6946" w:type="dxa"/>
          </w:tcPr>
          <w:p w14:paraId="02BDC78A" w14:textId="067410EC" w:rsidR="00570EC3" w:rsidRPr="000670D4" w:rsidRDefault="00570EC3" w:rsidP="00570EC3">
            <w:pPr>
              <w:rPr>
                <w:rFonts w:cs="Arial"/>
                <w:sz w:val="22"/>
                <w:szCs w:val="22"/>
              </w:rPr>
            </w:pPr>
            <w:r w:rsidRPr="00530D59">
              <w:t>reviewId: int, rating: int, comment: String, createdAt: DateTime, bookingId: int</w:t>
            </w:r>
          </w:p>
        </w:tc>
      </w:tr>
      <w:tr w:rsidR="00570EC3" w:rsidRPr="000670D4" w14:paraId="6A154347" w14:textId="2EEC5125" w:rsidTr="45D2EC54">
        <w:trPr>
          <w:cantSplit/>
          <w:trHeight w:val="459"/>
        </w:trPr>
        <w:tc>
          <w:tcPr>
            <w:tcW w:w="2972" w:type="dxa"/>
          </w:tcPr>
          <w:p w14:paraId="2593F9FD" w14:textId="2DB9E362" w:rsidR="00570EC3" w:rsidRPr="000670D4" w:rsidRDefault="00570EC3" w:rsidP="00570EC3">
            <w:pPr>
              <w:rPr>
                <w:rFonts w:cs="Arial"/>
                <w:sz w:val="22"/>
                <w:szCs w:val="22"/>
              </w:rPr>
            </w:pPr>
            <w:r w:rsidRPr="00530D59">
              <w:t>InstructorApplication</w:t>
            </w:r>
          </w:p>
        </w:tc>
        <w:tc>
          <w:tcPr>
            <w:tcW w:w="6946" w:type="dxa"/>
          </w:tcPr>
          <w:p w14:paraId="0848C0B3" w14:textId="4F55028A" w:rsidR="00570EC3" w:rsidRPr="000670D4" w:rsidRDefault="00570EC3" w:rsidP="00570EC3">
            <w:pPr>
              <w:rPr>
                <w:rFonts w:cs="Arial"/>
                <w:sz w:val="22"/>
                <w:szCs w:val="22"/>
              </w:rPr>
            </w:pPr>
            <w:r w:rsidRPr="00530D59">
              <w:t>applicationId: int, submittedAt: DateTime, status: String, documents: String, reviewedBy: int</w:t>
            </w:r>
          </w:p>
        </w:tc>
      </w:tr>
    </w:tbl>
    <w:p w14:paraId="39527942" w14:textId="77777777" w:rsidR="005107DD" w:rsidRDefault="005107DD" w:rsidP="45D2EC54">
      <w:pPr>
        <w:rPr>
          <w:rFonts w:cs="Arial"/>
          <w:b/>
          <w:bCs/>
          <w:sz w:val="24"/>
          <w:szCs w:val="24"/>
        </w:rPr>
      </w:pPr>
      <w:bookmarkStart w:id="432" w:name="_Toc67755743"/>
      <w:bookmarkEnd w:id="432"/>
      <w:r>
        <w:br w:type="page"/>
      </w:r>
    </w:p>
    <w:p w14:paraId="6F839BC6" w14:textId="2ABE0F49" w:rsidR="00A7462F" w:rsidRDefault="005107DD" w:rsidP="00A7462F">
      <w:pPr>
        <w:pStyle w:val="Heading2"/>
      </w:pPr>
      <w:r>
        <w:t xml:space="preserve">Domain </w:t>
      </w:r>
      <w:commentRangeStart w:id="433"/>
      <w:r>
        <w:t>Class Diagram</w:t>
      </w:r>
      <w:bookmarkStart w:id="434" w:name="_Toc132630187"/>
      <w:commentRangeEnd w:id="433"/>
      <w:r>
        <w:rPr>
          <w:rStyle w:val="CommentReference"/>
          <w:sz w:val="24"/>
          <w:szCs w:val="20"/>
        </w:rPr>
        <w:commentReference w:id="433"/>
      </w:r>
    </w:p>
    <w:p w14:paraId="2F373EED" w14:textId="60A6EB30" w:rsidR="00A7462F" w:rsidRDefault="6B040CBD" w:rsidP="45D2EC54">
      <w:pPr>
        <w:rPr>
          <w:rFonts w:cs="Arial"/>
        </w:rPr>
      </w:pPr>
      <w:r w:rsidRPr="45D2EC54">
        <w:rPr>
          <w:rFonts w:cs="Arial"/>
        </w:rPr>
        <w:t>[</w:t>
      </w:r>
      <w:r w:rsidR="28F3839C">
        <w:rPr>
          <w:noProof/>
        </w:rPr>
        <w:drawing>
          <wp:inline distT="0" distB="0" distL="0" distR="0" wp14:anchorId="042CFFFA" wp14:editId="5BF3F1B9">
            <wp:extent cx="6315075" cy="7343775"/>
            <wp:effectExtent l="0" t="0" r="0" b="0"/>
            <wp:docPr id="1906834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4483" name="Picture 1906834483"/>
                    <pic:cNvPicPr/>
                  </pic:nvPicPr>
                  <pic:blipFill>
                    <a:blip r:embed="rId47">
                      <a:extLst>
                        <a:ext uri="{28A0092B-C50C-407E-A947-70E740481C1C}">
                          <a14:useLocalDpi xmlns:a14="http://schemas.microsoft.com/office/drawing/2010/main"/>
                        </a:ext>
                      </a:extLst>
                    </a:blip>
                    <a:stretch>
                      <a:fillRect/>
                    </a:stretch>
                  </pic:blipFill>
                  <pic:spPr>
                    <a:xfrm>
                      <a:off x="0" y="0"/>
                      <a:ext cx="6315075" cy="7343775"/>
                    </a:xfrm>
                    <a:prstGeom prst="rect">
                      <a:avLst/>
                    </a:prstGeom>
                  </pic:spPr>
                </pic:pic>
              </a:graphicData>
            </a:graphic>
          </wp:inline>
        </w:drawing>
      </w:r>
      <w:r w:rsidRPr="45D2EC54">
        <w:rPr>
          <w:rFonts w:cs="Arial"/>
        </w:rPr>
        <w:t>]</w:t>
      </w:r>
    </w:p>
    <w:p w14:paraId="075452B7" w14:textId="77777777" w:rsidR="00A7462F" w:rsidRPr="00A7462F" w:rsidRDefault="00A7462F" w:rsidP="00A7462F"/>
    <w:p w14:paraId="1134064B" w14:textId="77777777" w:rsidR="00231A09" w:rsidRDefault="00231A09"/>
    <w:p w14:paraId="08D591C1" w14:textId="1337B566" w:rsidR="00A7462F" w:rsidRDefault="21112DEA" w:rsidP="45D2EC54">
      <w:pPr>
        <w:rPr>
          <w:rFonts w:cs="Arial"/>
          <w:b/>
          <w:bCs/>
          <w:sz w:val="24"/>
          <w:szCs w:val="24"/>
        </w:rPr>
      </w:pPr>
      <w:r>
        <w:t xml:space="preserve"> </w:t>
      </w:r>
      <w:r w:rsidR="50983DA1" w:rsidRPr="00656F1D">
        <w:t xml:space="preserve"> </w:t>
      </w:r>
      <w:r w:rsidR="00A7462F">
        <w:br w:type="page"/>
      </w:r>
    </w:p>
    <w:p w14:paraId="2EFAA715" w14:textId="5946A7D2" w:rsidR="00A7462F" w:rsidRDefault="00C16279" w:rsidP="00A7462F">
      <w:pPr>
        <w:pStyle w:val="Heading2"/>
      </w:pPr>
      <w:bookmarkStart w:id="435" w:name="_Toc228791247"/>
      <w:r>
        <w:t xml:space="preserve">Draft </w:t>
      </w:r>
      <w:commentRangeStart w:id="436"/>
      <w:r w:rsidR="00A7462F">
        <w:t>Implementation</w:t>
      </w:r>
      <w:commentRangeEnd w:id="436"/>
      <w:r w:rsidR="00A7462F">
        <w:rPr>
          <w:rStyle w:val="CommentReference"/>
          <w:sz w:val="24"/>
          <w:szCs w:val="20"/>
        </w:rPr>
        <w:commentReference w:id="436"/>
      </w:r>
      <w:r w:rsidR="00A7462F">
        <w:t xml:space="preserve"> Ready Class Diagram</w:t>
      </w:r>
      <w:bookmarkEnd w:id="434"/>
      <w:bookmarkEnd w:id="435"/>
    </w:p>
    <w:p w14:paraId="60E88D05" w14:textId="17172CE2" w:rsidR="00A7462F" w:rsidRDefault="00A7462F" w:rsidP="00A7462F">
      <w:pPr>
        <w:rPr>
          <w:rFonts w:cs="Arial"/>
        </w:rPr>
      </w:pPr>
    </w:p>
    <w:p w14:paraId="57BAA938" w14:textId="77777777" w:rsidR="00A7462F" w:rsidRPr="00A7462F" w:rsidRDefault="00A7462F" w:rsidP="00A7462F"/>
    <w:p w14:paraId="7CF27C44" w14:textId="7197D85F" w:rsidR="00C16279" w:rsidRDefault="00AA1A5E">
      <w:pPr>
        <w:rPr>
          <w:rFonts w:cs="Arial"/>
          <w:b/>
          <w:sz w:val="24"/>
          <w:szCs w:val="24"/>
        </w:rPr>
      </w:pPr>
      <w:r>
        <w:object w:dxaOrig="11241" w:dyaOrig="15790" w14:anchorId="33D07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5pt;height:735pt" o:ole="">
            <v:imagedata r:id="rId48" o:title=""/>
          </v:shape>
          <o:OLEObject Type="Embed" ProgID="Visio.Drawing.15" ShapeID="_x0000_i1025" DrawAspect="Content" ObjectID="_1840837583" r:id="rId49"/>
        </w:object>
      </w:r>
      <w:r w:rsidR="00C16279" w:rsidRPr="2F45448C">
        <w:rPr>
          <w:rFonts w:cs="Arial"/>
          <w:b/>
          <w:sz w:val="24"/>
          <w:szCs w:val="24"/>
        </w:rPr>
        <w:br w:type="page"/>
      </w:r>
    </w:p>
    <w:p w14:paraId="790C582E" w14:textId="23BD3FFB" w:rsidR="00C16279" w:rsidRDefault="00C16279" w:rsidP="00C16279">
      <w:pPr>
        <w:pStyle w:val="Heading2"/>
      </w:pPr>
      <w:bookmarkStart w:id="437" w:name="_Toc52022194"/>
      <w:bookmarkStart w:id="438" w:name="_Toc228791248"/>
      <w:r>
        <w:t>Implemented database structure</w:t>
      </w:r>
      <w:bookmarkEnd w:id="437"/>
      <w:bookmarkEnd w:id="438"/>
    </w:p>
    <w:p w14:paraId="699FCCBA" w14:textId="6C95E353" w:rsidR="00C16279" w:rsidRDefault="00C16279" w:rsidP="00C16279">
      <w:pPr>
        <w:spacing w:line="360" w:lineRule="auto"/>
        <w:jc w:val="both"/>
        <w:rPr>
          <w:sz w:val="22"/>
          <w:szCs w:val="22"/>
        </w:rPr>
      </w:pPr>
      <w:r w:rsidRPr="00180820">
        <w:rPr>
          <w:sz w:val="22"/>
          <w:szCs w:val="22"/>
        </w:rPr>
        <w:t xml:space="preserve">We have used </w:t>
      </w:r>
      <w:commentRangeStart w:id="439"/>
      <w:r w:rsidRPr="00180820">
        <w:rPr>
          <w:b/>
          <w:i/>
          <w:sz w:val="22"/>
          <w:szCs w:val="22"/>
        </w:rPr>
        <w:t>&lt;</w:t>
      </w:r>
      <w:r w:rsidR="00F23213">
        <w:rPr>
          <w:b/>
          <w:i/>
          <w:sz w:val="22"/>
          <w:szCs w:val="22"/>
        </w:rPr>
        <w:t>SQL Server</w:t>
      </w:r>
      <w:r w:rsidRPr="00180820">
        <w:rPr>
          <w:b/>
          <w:i/>
          <w:sz w:val="22"/>
          <w:szCs w:val="22"/>
        </w:rPr>
        <w:t>&gt;</w:t>
      </w:r>
      <w:commentRangeEnd w:id="439"/>
      <w:r w:rsidRPr="00180820">
        <w:rPr>
          <w:rStyle w:val="CommentReference"/>
          <w:sz w:val="22"/>
          <w:szCs w:val="22"/>
        </w:rPr>
        <w:commentReference w:id="439"/>
      </w:r>
      <w:r w:rsidRPr="00180820">
        <w:rPr>
          <w:sz w:val="22"/>
          <w:szCs w:val="22"/>
        </w:rPr>
        <w:t xml:space="preserve"> to create our database in.  </w:t>
      </w:r>
    </w:p>
    <w:p w14:paraId="327DEAB1" w14:textId="48D052A9" w:rsidR="00C16279" w:rsidRPr="00180820" w:rsidRDefault="00C16279" w:rsidP="00C16279">
      <w:pPr>
        <w:spacing w:line="360" w:lineRule="auto"/>
        <w:jc w:val="both"/>
        <w:rPr>
          <w:sz w:val="22"/>
          <w:szCs w:val="22"/>
        </w:rPr>
      </w:pPr>
      <w:r w:rsidRPr="00180820">
        <w:rPr>
          <w:sz w:val="22"/>
          <w:szCs w:val="22"/>
        </w:rPr>
        <w:t xml:space="preserve">The name of the database for our project is </w:t>
      </w:r>
      <w:commentRangeStart w:id="440"/>
      <w:r w:rsidRPr="00180820">
        <w:rPr>
          <w:b/>
          <w:i/>
          <w:sz w:val="22"/>
          <w:szCs w:val="22"/>
        </w:rPr>
        <w:t>&lt;</w:t>
      </w:r>
      <w:r w:rsidR="00F23213">
        <w:rPr>
          <w:b/>
          <w:i/>
          <w:sz w:val="22"/>
          <w:szCs w:val="22"/>
        </w:rPr>
        <w:t>BIDE</w:t>
      </w:r>
      <w:r w:rsidRPr="00180820">
        <w:rPr>
          <w:b/>
          <w:i/>
          <w:sz w:val="22"/>
          <w:szCs w:val="22"/>
        </w:rPr>
        <w:t>&gt;</w:t>
      </w:r>
      <w:commentRangeEnd w:id="440"/>
      <w:r w:rsidRPr="00180820">
        <w:rPr>
          <w:rStyle w:val="CommentReference"/>
          <w:sz w:val="22"/>
          <w:szCs w:val="22"/>
        </w:rPr>
        <w:commentReference w:id="440"/>
      </w:r>
    </w:p>
    <w:p w14:paraId="23A14A17" w14:textId="77777777" w:rsidR="00C16279" w:rsidRPr="003E5056" w:rsidRDefault="00C16279" w:rsidP="00C16279">
      <w:pPr>
        <w:jc w:val="both"/>
      </w:pPr>
    </w:p>
    <w:p w14:paraId="7DA41A43" w14:textId="77777777" w:rsidR="00C16279" w:rsidRDefault="00C16279" w:rsidP="00C16279">
      <w:pPr>
        <w:jc w:val="both"/>
        <w:rPr>
          <w:rFonts w:cs="Arial"/>
          <w:szCs w:val="22"/>
        </w:rPr>
      </w:pPr>
      <w:r w:rsidRPr="000A7D77">
        <w:rPr>
          <w:rFonts w:cs="Arial"/>
          <w:szCs w:val="22"/>
        </w:rPr>
        <w:t xml:space="preserve">[Replace this text with </w:t>
      </w:r>
      <w:r>
        <w:rPr>
          <w:rFonts w:cs="Arial"/>
          <w:szCs w:val="22"/>
        </w:rPr>
        <w:t>screenshot of the relationship view of the implemented database</w:t>
      </w:r>
      <w:r w:rsidRPr="000A7D77">
        <w:rPr>
          <w:rFonts w:cs="Arial"/>
          <w:szCs w:val="22"/>
        </w:rPr>
        <w:t>]</w:t>
      </w:r>
    </w:p>
    <w:p w14:paraId="353ED9AA" w14:textId="77777777" w:rsidR="00C34AAE" w:rsidRDefault="00C34AAE" w:rsidP="003D2CF9">
      <w:pPr>
        <w:rPr>
          <w:rFonts w:cs="Arial"/>
          <w:b/>
          <w:bCs/>
          <w:iCs/>
          <w:sz w:val="24"/>
        </w:rPr>
      </w:pPr>
    </w:p>
    <w:p w14:paraId="3342CBEE" w14:textId="6DC43AA9" w:rsidR="00C16279" w:rsidRDefault="00A34032">
      <w:pPr>
        <w:rPr>
          <w:rFonts w:cs="Arial"/>
          <w:b/>
          <w:bCs/>
          <w:iCs/>
          <w:sz w:val="24"/>
        </w:rPr>
      </w:pPr>
      <w:r w:rsidRPr="00A34032">
        <w:rPr>
          <w:rFonts w:cs="Arial"/>
          <w:b/>
          <w:bCs/>
          <w:iCs/>
          <w:noProof/>
          <w:sz w:val="24"/>
        </w:rPr>
        <w:drawing>
          <wp:inline distT="0" distB="0" distL="0" distR="0" wp14:anchorId="1C0B4D2C" wp14:editId="6DEB03AA">
            <wp:extent cx="6646545" cy="4515485"/>
            <wp:effectExtent l="0" t="0" r="1905" b="0"/>
            <wp:docPr id="15204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66199" name=""/>
                    <pic:cNvPicPr/>
                  </pic:nvPicPr>
                  <pic:blipFill>
                    <a:blip r:embed="rId50"/>
                    <a:stretch>
                      <a:fillRect/>
                    </a:stretch>
                  </pic:blipFill>
                  <pic:spPr>
                    <a:xfrm>
                      <a:off x="0" y="0"/>
                      <a:ext cx="6646545" cy="4515485"/>
                    </a:xfrm>
                    <a:prstGeom prst="rect">
                      <a:avLst/>
                    </a:prstGeom>
                  </pic:spPr>
                </pic:pic>
              </a:graphicData>
            </a:graphic>
          </wp:inline>
        </w:drawing>
      </w:r>
      <w:r w:rsidR="00C16279">
        <w:rPr>
          <w:rFonts w:cs="Arial"/>
          <w:b/>
          <w:bCs/>
          <w:iCs/>
          <w:sz w:val="24"/>
        </w:rPr>
        <w:br w:type="page"/>
      </w:r>
    </w:p>
    <w:p w14:paraId="12611A25" w14:textId="2ECC6DC7" w:rsidR="00C16279" w:rsidRDefault="00C16279" w:rsidP="00C16279">
      <w:pPr>
        <w:pStyle w:val="Heading1"/>
        <w:pBdr>
          <w:bottom w:val="single" w:sz="4" w:space="1" w:color="auto"/>
        </w:pBdr>
      </w:pPr>
      <w:bookmarkStart w:id="441" w:name="_Toc52022196"/>
      <w:bookmarkStart w:id="442" w:name="_Toc228791249"/>
      <w:r>
        <w:t>TECHNICAL REQUIREMENTS</w:t>
      </w:r>
      <w:bookmarkEnd w:id="441"/>
      <w:bookmarkEnd w:id="442"/>
    </w:p>
    <w:p w14:paraId="61F63E10" w14:textId="45EF6686" w:rsidR="00C16279" w:rsidRDefault="00C16279" w:rsidP="00C16279">
      <w:pPr>
        <w:pStyle w:val="Heading2"/>
        <w:rPr>
          <w:rFonts w:eastAsia="Arial"/>
          <w:sz w:val="36"/>
          <w:szCs w:val="36"/>
        </w:rPr>
      </w:pPr>
      <w:bookmarkStart w:id="443" w:name="_Toc228791250"/>
      <w:bookmarkStart w:id="444" w:name="_Toc52022197"/>
      <w:r>
        <w:t xml:space="preserve">System </w:t>
      </w:r>
      <w:bookmarkEnd w:id="443"/>
      <w:commentRangeStart w:id="445"/>
      <w:r>
        <w:t>Environment</w:t>
      </w:r>
      <w:bookmarkEnd w:id="444"/>
      <w:commentRangeEnd w:id="445"/>
      <w:r>
        <w:rPr>
          <w:rStyle w:val="CommentReference"/>
          <w:rFonts w:eastAsia="Arial"/>
          <w:sz w:val="36"/>
          <w:szCs w:val="36"/>
        </w:rPr>
        <w:commentReference w:id="445"/>
      </w:r>
    </w:p>
    <w:p w14:paraId="4032ECC2" w14:textId="6C29E3B6" w:rsidR="3C791E7E" w:rsidRDefault="3C791E7E" w:rsidP="6DA03429">
      <w:pPr>
        <w:pStyle w:val="Heading4"/>
        <w:rPr>
          <w:rFonts w:eastAsia="Arial" w:cs="Arial"/>
          <w:sz w:val="36"/>
          <w:szCs w:val="36"/>
        </w:rPr>
      </w:pPr>
      <w:bookmarkStart w:id="446" w:name="_Toc228791251"/>
      <w:bookmarkStart w:id="447" w:name="_Toc1667932701"/>
      <w:r w:rsidRPr="6DA03429">
        <w:t>Operating Environment</w:t>
      </w:r>
      <w:bookmarkEnd w:id="446"/>
      <w:bookmarkEnd w:id="447"/>
    </w:p>
    <w:p w14:paraId="3589720B" w14:textId="7728A144" w:rsidR="3C791E7E" w:rsidRDefault="3C791E7E" w:rsidP="6DA03429">
      <w:pPr>
        <w:spacing w:before="240" w:after="240"/>
      </w:pPr>
      <w:r w:rsidRPr="6DA03429">
        <w:rPr>
          <w:rFonts w:eastAsia="Arial" w:cs="Arial"/>
        </w:rPr>
        <w:t xml:space="preserve">The system will be developed and executed as a </w:t>
      </w:r>
      <w:r w:rsidRPr="6DA03429">
        <w:rPr>
          <w:rFonts w:eastAsia="Arial" w:cs="Arial"/>
          <w:b/>
          <w:bCs/>
        </w:rPr>
        <w:t>web-based application</w:t>
      </w:r>
      <w:r w:rsidRPr="6DA03429">
        <w:rPr>
          <w:rFonts w:eastAsia="Arial" w:cs="Arial"/>
        </w:rPr>
        <w:t>. It can run on any modern operating system that supports web browsers, including:</w:t>
      </w:r>
    </w:p>
    <w:p w14:paraId="5AD11E95" w14:textId="4D6DC568" w:rsidR="3C791E7E" w:rsidRDefault="3C791E7E" w:rsidP="6DA03429">
      <w:pPr>
        <w:pStyle w:val="ListParagraph"/>
        <w:numPr>
          <w:ilvl w:val="0"/>
          <w:numId w:val="40"/>
        </w:numPr>
        <w:rPr>
          <w:rFonts w:eastAsia="Arial" w:cs="Arial"/>
        </w:rPr>
      </w:pPr>
      <w:r w:rsidRPr="6DA03429">
        <w:rPr>
          <w:rFonts w:eastAsia="Arial" w:cs="Arial"/>
        </w:rPr>
        <w:t xml:space="preserve">Windows 10 / Windows 11 </w:t>
      </w:r>
    </w:p>
    <w:p w14:paraId="06104892" w14:textId="5C05D604" w:rsidR="3C791E7E" w:rsidRDefault="3C791E7E" w:rsidP="6DA03429">
      <w:pPr>
        <w:pStyle w:val="ListParagraph"/>
        <w:numPr>
          <w:ilvl w:val="0"/>
          <w:numId w:val="40"/>
        </w:numPr>
        <w:rPr>
          <w:rFonts w:eastAsia="Arial" w:cs="Arial"/>
        </w:rPr>
      </w:pPr>
      <w:r w:rsidRPr="6DA03429">
        <w:rPr>
          <w:rFonts w:eastAsia="Arial" w:cs="Arial"/>
        </w:rPr>
        <w:t xml:space="preserve">macOS </w:t>
      </w:r>
    </w:p>
    <w:p w14:paraId="478B8739" w14:textId="25F2CB16" w:rsidR="3C791E7E" w:rsidRDefault="3C791E7E" w:rsidP="6DA03429">
      <w:pPr>
        <w:pStyle w:val="ListParagraph"/>
        <w:numPr>
          <w:ilvl w:val="0"/>
          <w:numId w:val="40"/>
        </w:numPr>
        <w:rPr>
          <w:rFonts w:eastAsia="Arial" w:cs="Arial"/>
        </w:rPr>
      </w:pPr>
      <w:r w:rsidRPr="6DA03429">
        <w:rPr>
          <w:rFonts w:eastAsia="Arial" w:cs="Arial"/>
        </w:rPr>
        <w:t xml:space="preserve">Linux </w:t>
      </w:r>
    </w:p>
    <w:p w14:paraId="7234692F" w14:textId="48AF695F" w:rsidR="3C791E7E" w:rsidRDefault="3C791E7E" w:rsidP="6DA03429">
      <w:pPr>
        <w:spacing w:before="240" w:after="240"/>
      </w:pPr>
      <w:r w:rsidRPr="6DA03429">
        <w:rPr>
          <w:rFonts w:eastAsia="Arial" w:cs="Arial"/>
        </w:rPr>
        <w:t>Users will access the system through a web browser such as:</w:t>
      </w:r>
    </w:p>
    <w:p w14:paraId="4730D19F" w14:textId="03763C84" w:rsidR="3C791E7E" w:rsidRDefault="3C791E7E" w:rsidP="6DA03429">
      <w:pPr>
        <w:pStyle w:val="ListParagraph"/>
        <w:numPr>
          <w:ilvl w:val="0"/>
          <w:numId w:val="39"/>
        </w:numPr>
        <w:rPr>
          <w:rFonts w:eastAsia="Arial" w:cs="Arial"/>
        </w:rPr>
      </w:pPr>
      <w:r w:rsidRPr="6DA03429">
        <w:rPr>
          <w:rFonts w:eastAsia="Arial" w:cs="Arial"/>
        </w:rPr>
        <w:t xml:space="preserve">Google Chrome (recommended) </w:t>
      </w:r>
    </w:p>
    <w:p w14:paraId="4EEAC04A" w14:textId="07880538" w:rsidR="3C791E7E" w:rsidRDefault="3C791E7E" w:rsidP="6DA03429">
      <w:pPr>
        <w:pStyle w:val="ListParagraph"/>
        <w:numPr>
          <w:ilvl w:val="0"/>
          <w:numId w:val="39"/>
        </w:numPr>
        <w:rPr>
          <w:rFonts w:eastAsia="Arial" w:cs="Arial"/>
        </w:rPr>
      </w:pPr>
      <w:r w:rsidRPr="6DA03429">
        <w:rPr>
          <w:rFonts w:eastAsia="Arial" w:cs="Arial"/>
        </w:rPr>
        <w:t xml:space="preserve">Microsoft Edge </w:t>
      </w:r>
    </w:p>
    <w:p w14:paraId="47157382" w14:textId="64D413B0" w:rsidR="3C791E7E" w:rsidRDefault="3C791E7E" w:rsidP="6DA03429">
      <w:pPr>
        <w:pStyle w:val="ListParagraph"/>
        <w:numPr>
          <w:ilvl w:val="0"/>
          <w:numId w:val="39"/>
        </w:numPr>
        <w:rPr>
          <w:rFonts w:eastAsia="Arial" w:cs="Arial"/>
        </w:rPr>
      </w:pPr>
      <w:r w:rsidRPr="6DA03429">
        <w:rPr>
          <w:rFonts w:eastAsia="Arial" w:cs="Arial"/>
        </w:rPr>
        <w:t xml:space="preserve">Mozilla Firefox </w:t>
      </w:r>
    </w:p>
    <w:p w14:paraId="6003A194" w14:textId="08926F66" w:rsidR="6DA03429" w:rsidRDefault="6DA03429"/>
    <w:p w14:paraId="69F12F52" w14:textId="45DF41BF" w:rsidR="3C791E7E" w:rsidRDefault="3C791E7E" w:rsidP="6DA03429">
      <w:pPr>
        <w:pStyle w:val="Heading4"/>
        <w:rPr>
          <w:rFonts w:eastAsia="Arial" w:cs="Arial"/>
          <w:sz w:val="36"/>
          <w:szCs w:val="36"/>
        </w:rPr>
      </w:pPr>
      <w:bookmarkStart w:id="448" w:name="_Toc228791252"/>
      <w:bookmarkStart w:id="449" w:name="_Toc712835629"/>
      <w:r w:rsidRPr="6DA03429">
        <w:t>Development Tools and Technologies</w:t>
      </w:r>
      <w:bookmarkEnd w:id="448"/>
      <w:bookmarkEnd w:id="449"/>
    </w:p>
    <w:p w14:paraId="460D804E" w14:textId="1534ED37" w:rsidR="3C791E7E" w:rsidRDefault="3C791E7E" w:rsidP="6DA03429">
      <w:pPr>
        <w:spacing w:before="240" w:after="240"/>
      </w:pPr>
      <w:r w:rsidRPr="6DA03429">
        <w:rPr>
          <w:rFonts w:eastAsia="Arial" w:cs="Arial"/>
        </w:rPr>
        <w:t>The system will be developed using the following tools and technologies:</w:t>
      </w:r>
    </w:p>
    <w:p w14:paraId="0855CB4D" w14:textId="145EDCB6" w:rsidR="3C791E7E" w:rsidRDefault="3C791E7E" w:rsidP="6DA03429">
      <w:pPr>
        <w:pStyle w:val="ListParagraph"/>
        <w:numPr>
          <w:ilvl w:val="0"/>
          <w:numId w:val="38"/>
        </w:numPr>
        <w:rPr>
          <w:rFonts w:eastAsia="Arial" w:cs="Arial"/>
        </w:rPr>
      </w:pPr>
      <w:r w:rsidRPr="6DA03429">
        <w:rPr>
          <w:rFonts w:eastAsia="Arial" w:cs="Arial"/>
          <w:b/>
          <w:bCs/>
        </w:rPr>
        <w:t>Frontend:</w:t>
      </w:r>
      <w:r w:rsidRPr="6DA03429">
        <w:rPr>
          <w:rFonts w:eastAsia="Arial" w:cs="Arial"/>
        </w:rPr>
        <w:t xml:space="preserve"> HTML5, CSS3, JavaScript </w:t>
      </w:r>
    </w:p>
    <w:p w14:paraId="3437621A" w14:textId="3334E521" w:rsidR="3C791E7E" w:rsidRDefault="3C791E7E" w:rsidP="6DA03429">
      <w:pPr>
        <w:pStyle w:val="ListParagraph"/>
        <w:numPr>
          <w:ilvl w:val="0"/>
          <w:numId w:val="38"/>
        </w:numPr>
        <w:rPr>
          <w:rFonts w:eastAsia="Arial" w:cs="Arial"/>
        </w:rPr>
      </w:pPr>
      <w:r w:rsidRPr="6DA03429">
        <w:rPr>
          <w:rFonts w:eastAsia="Arial" w:cs="Arial"/>
          <w:b/>
          <w:bCs/>
        </w:rPr>
        <w:t>Backend:</w:t>
      </w:r>
      <w:r w:rsidRPr="6DA03429">
        <w:rPr>
          <w:rFonts w:eastAsia="Arial" w:cs="Arial"/>
        </w:rPr>
        <w:t xml:space="preserve"> ASP.NET MVC </w:t>
      </w:r>
    </w:p>
    <w:p w14:paraId="7764CBAD" w14:textId="652346A3" w:rsidR="3C791E7E" w:rsidRDefault="3C791E7E" w:rsidP="6DA03429">
      <w:pPr>
        <w:pStyle w:val="ListParagraph"/>
        <w:numPr>
          <w:ilvl w:val="0"/>
          <w:numId w:val="38"/>
        </w:numPr>
        <w:rPr>
          <w:rFonts w:eastAsia="Arial" w:cs="Arial"/>
        </w:rPr>
      </w:pPr>
      <w:r w:rsidRPr="6DA03429">
        <w:rPr>
          <w:rFonts w:eastAsia="Arial" w:cs="Arial"/>
          <w:b/>
          <w:bCs/>
        </w:rPr>
        <w:t>Programming Language:</w:t>
      </w:r>
      <w:r w:rsidRPr="6DA03429">
        <w:rPr>
          <w:rFonts w:eastAsia="Arial" w:cs="Arial"/>
        </w:rPr>
        <w:t xml:space="preserve"> C# </w:t>
      </w:r>
    </w:p>
    <w:p w14:paraId="43DBF53A" w14:textId="6A1AD479" w:rsidR="3C791E7E" w:rsidRDefault="3C791E7E" w:rsidP="6DA03429">
      <w:pPr>
        <w:pStyle w:val="ListParagraph"/>
        <w:numPr>
          <w:ilvl w:val="0"/>
          <w:numId w:val="38"/>
        </w:numPr>
        <w:rPr>
          <w:rFonts w:eastAsia="Arial" w:cs="Arial"/>
        </w:rPr>
      </w:pPr>
      <w:r w:rsidRPr="6DA03429">
        <w:rPr>
          <w:rFonts w:eastAsia="Arial" w:cs="Arial"/>
          <w:b/>
          <w:bCs/>
        </w:rPr>
        <w:t>Database:</w:t>
      </w:r>
      <w:r w:rsidRPr="6DA03429">
        <w:rPr>
          <w:rFonts w:eastAsia="Arial" w:cs="Arial"/>
        </w:rPr>
        <w:t xml:space="preserve"> SQL Server </w:t>
      </w:r>
    </w:p>
    <w:p w14:paraId="56D2B969" w14:textId="25B75EFA" w:rsidR="3C791E7E" w:rsidRDefault="3C791E7E" w:rsidP="6DA03429">
      <w:pPr>
        <w:pStyle w:val="ListParagraph"/>
        <w:numPr>
          <w:ilvl w:val="0"/>
          <w:numId w:val="38"/>
        </w:numPr>
        <w:rPr>
          <w:rFonts w:eastAsia="Arial" w:cs="Arial"/>
        </w:rPr>
      </w:pPr>
      <w:r w:rsidRPr="6DA03429">
        <w:rPr>
          <w:rFonts w:eastAsia="Arial" w:cs="Arial"/>
          <w:b/>
          <w:bCs/>
        </w:rPr>
        <w:t>IDE:</w:t>
      </w:r>
      <w:r w:rsidRPr="6DA03429">
        <w:rPr>
          <w:rFonts w:eastAsia="Arial" w:cs="Arial"/>
        </w:rPr>
        <w:t xml:space="preserve"> Visual Studio 2022 </w:t>
      </w:r>
    </w:p>
    <w:p w14:paraId="5C37898C" w14:textId="5C3836B5" w:rsidR="6DA03429" w:rsidRDefault="6DA03429"/>
    <w:p w14:paraId="6AAD4339" w14:textId="554450F9" w:rsidR="3C791E7E" w:rsidRDefault="3C791E7E" w:rsidP="6DA03429">
      <w:pPr>
        <w:pStyle w:val="Heading4"/>
        <w:rPr>
          <w:rFonts w:eastAsia="Arial" w:cs="Arial"/>
          <w:sz w:val="36"/>
          <w:szCs w:val="36"/>
        </w:rPr>
      </w:pPr>
      <w:bookmarkStart w:id="450" w:name="_Toc228791253"/>
      <w:bookmarkStart w:id="451" w:name="_Toc780092824"/>
      <w:r w:rsidRPr="6DA03429">
        <w:t>Additional Components (DLLs / Libraries)</w:t>
      </w:r>
      <w:bookmarkEnd w:id="450"/>
      <w:bookmarkEnd w:id="451"/>
    </w:p>
    <w:p w14:paraId="77DA2653" w14:textId="5676B2E4" w:rsidR="3C791E7E" w:rsidRDefault="3C791E7E" w:rsidP="6DA03429">
      <w:pPr>
        <w:spacing w:before="240" w:after="240"/>
      </w:pPr>
      <w:r w:rsidRPr="6DA03429">
        <w:rPr>
          <w:rFonts w:eastAsia="Arial" w:cs="Arial"/>
        </w:rPr>
        <w:t>The following libraries and frameworks may be used:</w:t>
      </w:r>
    </w:p>
    <w:p w14:paraId="5D50B34E" w14:textId="4EE771CE" w:rsidR="3C791E7E" w:rsidRDefault="3C791E7E" w:rsidP="6DA03429">
      <w:pPr>
        <w:pStyle w:val="ListParagraph"/>
        <w:numPr>
          <w:ilvl w:val="0"/>
          <w:numId w:val="37"/>
        </w:numPr>
        <w:rPr>
          <w:rFonts w:eastAsia="Arial" w:cs="Arial"/>
        </w:rPr>
      </w:pPr>
      <w:r w:rsidRPr="6DA03429">
        <w:rPr>
          <w:rFonts w:eastAsia="Arial" w:cs="Arial"/>
        </w:rPr>
        <w:t xml:space="preserve">.NET Framework / .NET Core libraries </w:t>
      </w:r>
    </w:p>
    <w:p w14:paraId="4E12E626" w14:textId="72BEDD64" w:rsidR="3C791E7E" w:rsidRDefault="3C791E7E" w:rsidP="6DA03429">
      <w:pPr>
        <w:pStyle w:val="ListParagraph"/>
        <w:numPr>
          <w:ilvl w:val="0"/>
          <w:numId w:val="37"/>
        </w:numPr>
        <w:rPr>
          <w:rFonts w:eastAsia="Arial" w:cs="Arial"/>
        </w:rPr>
      </w:pPr>
      <w:r w:rsidRPr="6DA03429">
        <w:rPr>
          <w:rFonts w:eastAsia="Arial" w:cs="Arial"/>
        </w:rPr>
        <w:t xml:space="preserve">ASP.NET MVC libraries </w:t>
      </w:r>
    </w:p>
    <w:p w14:paraId="3E37A7F4" w14:textId="2AD1D692" w:rsidR="3C791E7E" w:rsidRDefault="3C791E7E" w:rsidP="6DA03429">
      <w:pPr>
        <w:pStyle w:val="ListParagraph"/>
        <w:numPr>
          <w:ilvl w:val="0"/>
          <w:numId w:val="37"/>
        </w:numPr>
        <w:rPr>
          <w:rFonts w:eastAsia="Arial" w:cs="Arial"/>
        </w:rPr>
      </w:pPr>
      <w:r w:rsidRPr="6DA03429">
        <w:rPr>
          <w:rFonts w:eastAsia="Arial" w:cs="Arial"/>
        </w:rPr>
        <w:t xml:space="preserve">Entity Framework (for database operations) </w:t>
      </w:r>
    </w:p>
    <w:p w14:paraId="7E810274" w14:textId="3C71B63E" w:rsidR="3C791E7E" w:rsidRDefault="3C791E7E" w:rsidP="6DA03429">
      <w:pPr>
        <w:spacing w:before="240" w:after="240"/>
      </w:pPr>
      <w:r w:rsidRPr="6DA03429">
        <w:rPr>
          <w:rFonts w:eastAsia="Arial" w:cs="Arial"/>
        </w:rPr>
        <w:t>These libraries are automatically managed within Visual Studio and do not require manual installation by the end user.</w:t>
      </w:r>
    </w:p>
    <w:p w14:paraId="09BA08E3" w14:textId="011C4289" w:rsidR="6DA03429" w:rsidRDefault="6DA03429"/>
    <w:p w14:paraId="201B84B3" w14:textId="0F4BE901" w:rsidR="3C791E7E" w:rsidRDefault="3C791E7E" w:rsidP="6DA03429">
      <w:pPr>
        <w:pStyle w:val="Heading4"/>
        <w:rPr>
          <w:rFonts w:eastAsia="Arial" w:cs="Arial"/>
          <w:sz w:val="36"/>
          <w:szCs w:val="36"/>
        </w:rPr>
      </w:pPr>
      <w:bookmarkStart w:id="452" w:name="_Toc228791254"/>
      <w:bookmarkStart w:id="453" w:name="_Toc1383720695"/>
      <w:r w:rsidRPr="6DA03429">
        <w:t>Recommended Screen Resolution</w:t>
      </w:r>
      <w:bookmarkEnd w:id="452"/>
      <w:bookmarkEnd w:id="453"/>
    </w:p>
    <w:p w14:paraId="3488D447" w14:textId="7C27B544" w:rsidR="3C791E7E" w:rsidRDefault="3C791E7E" w:rsidP="6DA03429">
      <w:pPr>
        <w:spacing w:before="240" w:after="240"/>
      </w:pPr>
      <w:r w:rsidRPr="6DA03429">
        <w:rPr>
          <w:rFonts w:eastAsia="Arial" w:cs="Arial"/>
        </w:rPr>
        <w:t>For optimal user experience, the recommended screen resolution is:</w:t>
      </w:r>
    </w:p>
    <w:p w14:paraId="6B0F7AAC" w14:textId="2163D5ED" w:rsidR="3C791E7E" w:rsidRDefault="3C791E7E" w:rsidP="6DA03429">
      <w:r w:rsidRPr="6DA03429">
        <w:rPr>
          <w:rFonts w:ascii="Consolas" w:eastAsia="Consolas" w:hAnsi="Consolas" w:cs="Consolas"/>
        </w:rPr>
        <w:t>1366 x 768 or higher</w:t>
      </w:r>
    </w:p>
    <w:p w14:paraId="65390845" w14:textId="1C07D35A" w:rsidR="3C791E7E" w:rsidRDefault="3C791E7E" w:rsidP="6DA03429">
      <w:pPr>
        <w:spacing w:before="240" w:after="240"/>
      </w:pPr>
      <w:r w:rsidRPr="6DA03429">
        <w:rPr>
          <w:rFonts w:eastAsia="Arial" w:cs="Arial"/>
        </w:rPr>
        <w:t>For best display:</w:t>
      </w:r>
    </w:p>
    <w:p w14:paraId="1C62A750" w14:textId="381391E7" w:rsidR="3C791E7E" w:rsidRDefault="3C791E7E" w:rsidP="6DA03429">
      <w:r w:rsidRPr="6DA03429">
        <w:rPr>
          <w:rFonts w:ascii="Consolas" w:eastAsia="Consolas" w:hAnsi="Consolas" w:cs="Consolas"/>
        </w:rPr>
        <w:t>1920 x 1080 (Full HD)</w:t>
      </w:r>
    </w:p>
    <w:p w14:paraId="10EA06AC" w14:textId="50EAD7CF" w:rsidR="6DA03429" w:rsidRDefault="6DA03429"/>
    <w:p w14:paraId="0771B44E" w14:textId="2546D367" w:rsidR="3C791E7E" w:rsidRDefault="3C791E7E" w:rsidP="6DA03429">
      <w:pPr>
        <w:pStyle w:val="Heading4"/>
        <w:rPr>
          <w:rFonts w:eastAsia="Arial" w:cs="Arial"/>
          <w:sz w:val="36"/>
          <w:szCs w:val="36"/>
        </w:rPr>
      </w:pPr>
      <w:bookmarkStart w:id="454" w:name="_Toc228791255"/>
      <w:bookmarkStart w:id="455" w:name="_Toc1506965737"/>
      <w:r w:rsidRPr="6DA03429">
        <w:t>Other Requirements</w:t>
      </w:r>
      <w:bookmarkEnd w:id="454"/>
      <w:bookmarkEnd w:id="455"/>
    </w:p>
    <w:p w14:paraId="22D3A851" w14:textId="3E5ABBED" w:rsidR="3C791E7E" w:rsidRDefault="3C791E7E" w:rsidP="6DA03429">
      <w:pPr>
        <w:pStyle w:val="ListParagraph"/>
        <w:numPr>
          <w:ilvl w:val="0"/>
          <w:numId w:val="36"/>
        </w:numPr>
        <w:spacing w:line="259" w:lineRule="auto"/>
        <w:rPr>
          <w:rFonts w:eastAsia="Arial" w:cs="Arial"/>
        </w:rPr>
      </w:pPr>
      <w:r w:rsidRPr="6DA03429">
        <w:rPr>
          <w:rFonts w:eastAsia="Arial" w:cs="Arial"/>
        </w:rPr>
        <w:t xml:space="preserve">Internet connection required to access the system </w:t>
      </w:r>
      <w:r w:rsidR="0DBBE348" w:rsidRPr="6DA03429">
        <w:rPr>
          <w:rFonts w:eastAsia="Arial" w:cs="Arial"/>
        </w:rPr>
        <w:t>An internet</w:t>
      </w:r>
    </w:p>
    <w:p w14:paraId="645B02DD" w14:textId="4347D8EC" w:rsidR="49D6738D" w:rsidRDefault="49D6738D" w:rsidP="6DA03429">
      <w:pPr>
        <w:pStyle w:val="ListParagraph"/>
        <w:numPr>
          <w:ilvl w:val="0"/>
          <w:numId w:val="36"/>
        </w:numPr>
        <w:spacing w:line="259" w:lineRule="auto"/>
        <w:rPr>
          <w:rFonts w:eastAsia="Arial" w:cs="Arial"/>
        </w:rPr>
      </w:pPr>
      <w:r w:rsidRPr="6DA03429">
        <w:rPr>
          <w:rFonts w:eastAsia="Arial" w:cs="Arial"/>
        </w:rPr>
        <w:t>Basic computer</w:t>
      </w:r>
      <w:r w:rsidR="3C791E7E" w:rsidRPr="6DA03429">
        <w:rPr>
          <w:rFonts w:eastAsia="Arial" w:cs="Arial"/>
        </w:rPr>
        <w:t xml:space="preserve"> literacy for</w:t>
      </w:r>
      <w:r w:rsidR="706A62E2" w:rsidRPr="6DA03429">
        <w:rPr>
          <w:rFonts w:eastAsia="Arial" w:cs="Arial"/>
        </w:rPr>
        <w:t xml:space="preserve"> user</w:t>
      </w:r>
      <w:r w:rsidR="71A04CCA" w:rsidRPr="6DA03429">
        <w:rPr>
          <w:rFonts w:eastAsia="Arial" w:cs="Arial"/>
        </w:rPr>
        <w:t>s</w:t>
      </w:r>
    </w:p>
    <w:p w14:paraId="153B688E" w14:textId="180FD8AC" w:rsidR="3C791E7E" w:rsidRDefault="37F9AF7B" w:rsidP="6DA03429">
      <w:pPr>
        <w:pStyle w:val="ListParagraph"/>
        <w:numPr>
          <w:ilvl w:val="0"/>
          <w:numId w:val="36"/>
        </w:numPr>
        <w:rPr>
          <w:rFonts w:eastAsia="Arial" w:cs="Arial"/>
        </w:rPr>
      </w:pPr>
      <w:r w:rsidRPr="7EF04F69">
        <w:rPr>
          <w:rFonts w:eastAsia="Arial" w:cs="Arial"/>
        </w:rPr>
        <w:t>User</w:t>
      </w:r>
      <w:r w:rsidR="3C791E7E" w:rsidRPr="6DA03429">
        <w:rPr>
          <w:rFonts w:eastAsia="Arial" w:cs="Arial"/>
        </w:rPr>
        <w:t xml:space="preserve"> must have JavaScript enabled</w:t>
      </w:r>
    </w:p>
    <w:p w14:paraId="594C072F" w14:textId="4EF2CC6D" w:rsidR="6DA03429" w:rsidRDefault="6DA03429" w:rsidP="6DA03429"/>
    <w:p w14:paraId="2E67CB86" w14:textId="77777777" w:rsidR="00C16279" w:rsidRPr="001E54B5" w:rsidRDefault="00C16279" w:rsidP="00C16279"/>
    <w:p w14:paraId="5EF78DE6" w14:textId="11958407" w:rsidR="00C16279" w:rsidRDefault="00C16279" w:rsidP="00C16279">
      <w:pPr>
        <w:pStyle w:val="Heading2"/>
      </w:pPr>
      <w:bookmarkStart w:id="456" w:name="_Toc228791256"/>
      <w:bookmarkStart w:id="457" w:name="_Toc52022198"/>
      <w:r>
        <w:t xml:space="preserve">Start-up </w:t>
      </w:r>
      <w:bookmarkEnd w:id="456"/>
      <w:commentRangeStart w:id="458"/>
      <w:r>
        <w:t>Instructions</w:t>
      </w:r>
      <w:bookmarkEnd w:id="457"/>
      <w:commentRangeEnd w:id="458"/>
      <w:r>
        <w:rPr>
          <w:rStyle w:val="CommentReference"/>
          <w:sz w:val="24"/>
          <w:szCs w:val="20"/>
        </w:rPr>
        <w:commentReference w:id="458"/>
      </w:r>
    </w:p>
    <w:p w14:paraId="5A0B8F90" w14:textId="77777777" w:rsidR="00C16279" w:rsidRPr="001E54B5" w:rsidRDefault="00C16279" w:rsidP="00C16279"/>
    <w:p w14:paraId="088F6D72" w14:textId="743E5CCF" w:rsidR="00C16279" w:rsidRDefault="00C16279" w:rsidP="00C16279">
      <w:pPr>
        <w:pStyle w:val="Heading2"/>
      </w:pPr>
      <w:bookmarkStart w:id="459" w:name="_Toc228791257"/>
      <w:bookmarkStart w:id="460" w:name="_Toc52022199"/>
      <w:r>
        <w:t xml:space="preserve">Logins &amp; </w:t>
      </w:r>
      <w:bookmarkEnd w:id="459"/>
      <w:commentRangeStart w:id="461"/>
      <w:r>
        <w:t>Passwords</w:t>
      </w:r>
      <w:bookmarkEnd w:id="460"/>
      <w:commentRangeEnd w:id="461"/>
      <w:r>
        <w:rPr>
          <w:rStyle w:val="CommentReference"/>
          <w:sz w:val="24"/>
          <w:szCs w:val="20"/>
        </w:rPr>
        <w:commentReference w:id="461"/>
      </w:r>
    </w:p>
    <w:p w14:paraId="30E911F1" w14:textId="77777777" w:rsidR="00C16279" w:rsidRPr="003D2CF9" w:rsidRDefault="00C16279" w:rsidP="003D2CF9">
      <w:pPr>
        <w:rPr>
          <w:rFonts w:cs="Arial"/>
          <w:b/>
          <w:bCs/>
          <w:iCs/>
          <w:sz w:val="24"/>
        </w:rPr>
      </w:pPr>
    </w:p>
    <w:sectPr w:rsidR="00C16279" w:rsidRPr="003D2CF9" w:rsidSect="00016814">
      <w:headerReference w:type="default" r:id="rId51"/>
      <w:footerReference w:type="default" r:id="rId52"/>
      <w:headerReference w:type="first" r:id="rId53"/>
      <w:footerReference w:type="first" r:id="rId54"/>
      <w:pgSz w:w="11907" w:h="16839" w:code="9"/>
      <w:pgMar w:top="720" w:right="720" w:bottom="720" w:left="720" w:header="1009" w:footer="10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Nel, Janine (Ms) (Summerstrand Campus South)" w:date="2020-09-26T11:10:00Z" w:initials="NJ((CS">
    <w:p w14:paraId="2249A00F" w14:textId="77777777" w:rsidR="006B3CE1" w:rsidRDefault="006B3CE1" w:rsidP="006726C7">
      <w:r>
        <w:annotationRef/>
      </w:r>
    </w:p>
    <w:p w14:paraId="1DA2BCAF" w14:textId="77777777" w:rsidR="006B3CE1" w:rsidRPr="00AB53CE" w:rsidRDefault="006B3CE1" w:rsidP="006726C7">
      <w:pPr>
        <w:jc w:val="both"/>
      </w:pPr>
      <w:r>
        <w:rPr>
          <w:rFonts w:ascii="Helvetica" w:hAnsi="Helvetica" w:cs="Helvetica"/>
          <w:color w:val="2D2D2D"/>
          <w:sz w:val="30"/>
          <w:szCs w:val="30"/>
        </w:rPr>
        <w:t>This document will describe the functions that the system under development must perform in order to meet the user's objectives. The document typically describes the product's intended abilities, its appearance and characteristics and how users will interact with the product.</w:t>
      </w:r>
    </w:p>
  </w:comment>
  <w:comment w:id="28" w:author="Janine Nel" w:date="2026-03-09T18:32:00Z" w:initials="JN">
    <w:p w14:paraId="507D7793" w14:textId="703FAFB0" w:rsidR="00706E1D" w:rsidRDefault="00706E1D">
      <w:r>
        <w:annotationRef/>
      </w:r>
      <w:r>
        <w:t>If you are 3 in the Dev Crew, then delete the additional &lt;name surname&gt;</w:t>
      </w:r>
    </w:p>
  </w:comment>
  <w:comment w:id="335" w:author="Nel, Janine (Ms) (Summerstrand Campus South)" w:date="2025-03-03T14:53:00Z" w:initials="JN">
    <w:p w14:paraId="53F0D853" w14:textId="77777777" w:rsidR="00352173" w:rsidRDefault="00352173">
      <w:pPr>
        <w:rPr>
          <w:rFonts w:cs="Arial"/>
          <w:color w:val="000000" w:themeColor="text1"/>
          <w:sz w:val="22"/>
          <w:shd w:val="clear" w:color="auto" w:fill="FFFFFF"/>
        </w:rPr>
      </w:pPr>
      <w:r>
        <w:annotationRef/>
      </w:r>
      <w:r w:rsidRPr="00C4155A">
        <w:rPr>
          <w:rFonts w:cs="Arial"/>
          <w:color w:val="000000" w:themeColor="text1"/>
          <w:sz w:val="22"/>
          <w:shd w:val="clear" w:color="auto" w:fill="FFFFFF"/>
        </w:rPr>
        <w:t>Constraints are all conditions beyond the control of the project that may in any way limit the development options.</w:t>
      </w:r>
    </w:p>
    <w:p w14:paraId="16B55D53" w14:textId="77777777" w:rsidR="0072306E" w:rsidRDefault="0072306E">
      <w:pPr>
        <w:rPr>
          <w:rFonts w:cs="Arial"/>
          <w:color w:val="000000" w:themeColor="text1"/>
          <w:sz w:val="22"/>
          <w:shd w:val="clear" w:color="auto" w:fill="FFFFFF"/>
        </w:rPr>
      </w:pPr>
    </w:p>
    <w:p w14:paraId="6BD3F432" w14:textId="77777777" w:rsidR="0072306E" w:rsidRDefault="0072306E">
      <w:pPr>
        <w:rPr>
          <w:rFonts w:cs="Arial"/>
          <w:color w:val="000000" w:themeColor="text1"/>
          <w:sz w:val="22"/>
          <w:shd w:val="clear" w:color="auto" w:fill="FFFFFF"/>
        </w:rPr>
      </w:pPr>
      <w:r>
        <w:rPr>
          <w:rFonts w:cs="Arial"/>
          <w:color w:val="000000" w:themeColor="text1"/>
          <w:sz w:val="22"/>
          <w:shd w:val="clear" w:color="auto" w:fill="FFFFFF"/>
        </w:rPr>
        <w:t>Example:</w:t>
      </w:r>
    </w:p>
    <w:p w14:paraId="500B802E" w14:textId="094856E4" w:rsidR="0072306E" w:rsidRDefault="0072306E">
      <w:r>
        <w:rPr>
          <w:rFonts w:cs="Arial"/>
          <w:color w:val="000000" w:themeColor="text1"/>
          <w:sz w:val="22"/>
          <w:shd w:val="clear" w:color="auto" w:fill="FFFFFF"/>
        </w:rPr>
        <w:t>If it is an online order system, payments will be simulated</w:t>
      </w:r>
    </w:p>
  </w:comment>
  <w:comment w:id="337" w:author="Janine Nel" w:date="2010-02-09T16:06:00Z" w:initials="Janine">
    <w:p w14:paraId="6E554629" w14:textId="77777777" w:rsidR="006B3CE1" w:rsidRDefault="006B3CE1">
      <w:r>
        <w:annotationRef/>
      </w:r>
    </w:p>
    <w:p w14:paraId="58718A67" w14:textId="09351DAB" w:rsidR="006B3CE1" w:rsidRDefault="006B3CE1" w:rsidP="00671776">
      <w:r w:rsidRPr="00AF2948">
        <w:t xml:space="preserve">Functional requirements capture and specify intended behavior of </w:t>
      </w:r>
      <w:r>
        <w:t>the system being developed. It</w:t>
      </w:r>
      <w:r w:rsidRPr="00AF2948">
        <w:t xml:space="preserve"> </w:t>
      </w:r>
      <w:r w:rsidR="00C70A59" w:rsidRPr="00AF2948">
        <w:t>defines</w:t>
      </w:r>
      <w:r w:rsidRPr="00AF2948">
        <w:t xml:space="preserve"> things such as system calculations, data manipulation and processing, and other specific functionality that show how user requirements are satisfied.</w:t>
      </w:r>
    </w:p>
  </w:comment>
  <w:comment w:id="339" w:author="Janine Nel" w:date="2010-02-09T18:16:00Z" w:initials="Janine">
    <w:p w14:paraId="716AE6AC" w14:textId="77777777" w:rsidR="006B3CE1" w:rsidRDefault="006B3CE1">
      <w:r>
        <w:annotationRef/>
      </w:r>
    </w:p>
    <w:p w14:paraId="2D205A88" w14:textId="52952355" w:rsidR="006B3CE1" w:rsidRPr="0024266D" w:rsidRDefault="006B3CE1" w:rsidP="0024266D">
      <w:pPr>
        <w:rPr>
          <w:rFonts w:cs="Arial"/>
        </w:rPr>
      </w:pPr>
      <w:r w:rsidRPr="0024266D">
        <w:rPr>
          <w:rFonts w:cs="Arial"/>
          <w:i/>
        </w:rPr>
        <w:t>Functional requirements</w:t>
      </w:r>
      <w:r w:rsidRPr="0024266D">
        <w:rPr>
          <w:rFonts w:cs="Arial"/>
        </w:rPr>
        <w:t xml:space="preserve"> can be modeled with a use case diagram which will provide a high-level view of all the functional requirements.</w:t>
      </w:r>
    </w:p>
    <w:p w14:paraId="4D3DEB99" w14:textId="77777777" w:rsidR="006B3CE1" w:rsidRPr="0024266D" w:rsidRDefault="006B3CE1" w:rsidP="0024266D">
      <w:pPr>
        <w:rPr>
          <w:rFonts w:cs="Arial"/>
        </w:rPr>
      </w:pPr>
    </w:p>
    <w:p w14:paraId="60F8DC34" w14:textId="1BFEA89B" w:rsidR="006B3CE1" w:rsidRPr="0024266D" w:rsidRDefault="006B3CE1" w:rsidP="0024266D">
      <w:pPr>
        <w:rPr>
          <w:rFonts w:cs="Arial"/>
          <w:b/>
        </w:rPr>
      </w:pPr>
      <w:r w:rsidRPr="00832751">
        <w:rPr>
          <w:rFonts w:cs="Arial"/>
          <w:b/>
          <w:color w:val="C00000"/>
          <w:szCs w:val="22"/>
        </w:rPr>
        <w:t xml:space="preserve">VERY NB:  Please include use case </w:t>
      </w:r>
      <w:r w:rsidR="00832751">
        <w:rPr>
          <w:rFonts w:cs="Arial"/>
          <w:b/>
          <w:color w:val="C00000"/>
          <w:szCs w:val="22"/>
        </w:rPr>
        <w:t>IDs</w:t>
      </w:r>
      <w:r w:rsidRPr="00832751">
        <w:rPr>
          <w:rFonts w:cs="Arial"/>
          <w:b/>
          <w:color w:val="C00000"/>
          <w:szCs w:val="22"/>
        </w:rPr>
        <w:t xml:space="preserve"> on the use case diagram</w:t>
      </w:r>
    </w:p>
  </w:comment>
  <w:comment w:id="342" w:author="Janine Nel" w:date="2026-03-09T18:48:00Z" w:initials="JN">
    <w:p w14:paraId="6F89D6D5" w14:textId="77777777" w:rsidR="00C70A59" w:rsidRPr="00C70A59" w:rsidRDefault="00C70A59" w:rsidP="00C70A59">
      <w:pPr>
        <w:pStyle w:val="ListParagraph"/>
        <w:ind w:left="0"/>
        <w:rPr>
          <w:rFonts w:cs="Arial"/>
          <w:b/>
          <w:bCs/>
        </w:rPr>
      </w:pPr>
      <w:r>
        <w:annotationRef/>
      </w:r>
      <w:r w:rsidRPr="00C70A59">
        <w:rPr>
          <w:rFonts w:cs="Arial"/>
          <w:b/>
          <w:bCs/>
          <w:highlight w:val="yellow"/>
        </w:rPr>
        <w:t>ONLY TO BE ADDED AT END OF YEAR</w:t>
      </w:r>
    </w:p>
    <w:p w14:paraId="24C453EE" w14:textId="77777777" w:rsidR="00C70A59" w:rsidRDefault="00C70A59" w:rsidP="00C70A59">
      <w:pPr>
        <w:pStyle w:val="ListParagraph"/>
        <w:ind w:left="0"/>
        <w:rPr>
          <w:rFonts w:cs="Arial"/>
        </w:rPr>
      </w:pPr>
    </w:p>
    <w:p w14:paraId="7A254A0A" w14:textId="1603A457" w:rsidR="00C70A59" w:rsidRDefault="00C70A59" w:rsidP="00C70A59">
      <w:pPr>
        <w:pStyle w:val="ListParagraph"/>
        <w:ind w:left="0"/>
        <w:rPr>
          <w:rFonts w:cs="Arial"/>
        </w:rPr>
      </w:pPr>
      <w:r>
        <w:rPr>
          <w:rFonts w:cs="Arial"/>
        </w:rPr>
        <w:t>This will be an updated use case diagram based on feedback from the FSSB document assessment AS WELL AS any additions / deletions made during Implementation.</w:t>
      </w:r>
    </w:p>
    <w:p w14:paraId="039663A3" w14:textId="77777777" w:rsidR="00C70A59" w:rsidRDefault="00C70A59" w:rsidP="00C70A59">
      <w:pPr>
        <w:pStyle w:val="ListParagraph"/>
        <w:ind w:left="0"/>
        <w:rPr>
          <w:rFonts w:cs="Arial"/>
        </w:rPr>
      </w:pPr>
    </w:p>
    <w:p w14:paraId="3B791D63" w14:textId="77777777" w:rsidR="00C70A59" w:rsidRDefault="00C70A59" w:rsidP="00C70A59">
      <w:pPr>
        <w:rPr>
          <w:rFonts w:cs="Arial"/>
          <w:color w:val="000000" w:themeColor="text1"/>
        </w:rPr>
      </w:pPr>
    </w:p>
    <w:p w14:paraId="30692925" w14:textId="77777777" w:rsidR="00C70A59" w:rsidRDefault="00C70A59" w:rsidP="00C70A59">
      <w:pPr>
        <w:rPr>
          <w:rFonts w:cs="Arial"/>
          <w:b/>
          <w:color w:val="000000" w:themeColor="text1"/>
          <w:szCs w:val="22"/>
        </w:rPr>
      </w:pPr>
      <w:r w:rsidRPr="0024266D">
        <w:rPr>
          <w:rFonts w:cs="Arial"/>
          <w:b/>
          <w:color w:val="000000" w:themeColor="text1"/>
          <w:szCs w:val="22"/>
        </w:rPr>
        <w:t xml:space="preserve">VERY NB:  </w:t>
      </w:r>
    </w:p>
    <w:p w14:paraId="4D5C4389" w14:textId="77777777" w:rsidR="00C70A59" w:rsidRDefault="00C70A59" w:rsidP="00C70A59">
      <w:r w:rsidRPr="0024266D">
        <w:rPr>
          <w:rFonts w:cs="Arial"/>
          <w:b/>
          <w:color w:val="000000" w:themeColor="text1"/>
          <w:szCs w:val="22"/>
        </w:rPr>
        <w:t xml:space="preserve">Please include </w:t>
      </w:r>
      <w:r>
        <w:rPr>
          <w:rFonts w:cs="Arial"/>
          <w:b/>
          <w:color w:val="000000" w:themeColor="text1"/>
          <w:szCs w:val="22"/>
        </w:rPr>
        <w:t>U</w:t>
      </w:r>
      <w:r w:rsidRPr="0024266D">
        <w:rPr>
          <w:rFonts w:cs="Arial"/>
          <w:b/>
          <w:color w:val="000000" w:themeColor="text1"/>
          <w:szCs w:val="22"/>
        </w:rPr>
        <w:t xml:space="preserve">se </w:t>
      </w:r>
      <w:r>
        <w:rPr>
          <w:rFonts w:cs="Arial"/>
          <w:b/>
          <w:color w:val="000000" w:themeColor="text1"/>
          <w:szCs w:val="22"/>
        </w:rPr>
        <w:t>Case ID</w:t>
      </w:r>
      <w:r w:rsidRPr="0024266D">
        <w:rPr>
          <w:rFonts w:cs="Arial"/>
          <w:b/>
          <w:color w:val="000000" w:themeColor="text1"/>
          <w:szCs w:val="22"/>
        </w:rPr>
        <w:t xml:space="preserve"> on the use case diagram as well</w:t>
      </w:r>
    </w:p>
    <w:p w14:paraId="54187BB3" w14:textId="6797C977" w:rsidR="00C70A59" w:rsidRDefault="00C70A59"/>
  </w:comment>
  <w:comment w:id="348" w:author="Nel, Janine (Ms) (Summerstrand Campus South)" w:date="2025-03-03T15:12:00Z" w:initials="JN">
    <w:p w14:paraId="00BE7A93" w14:textId="77777777" w:rsidR="00837EBC" w:rsidRPr="00837EBC" w:rsidRDefault="00837EBC" w:rsidP="00837EBC">
      <w:pPr>
        <w:shd w:val="clear" w:color="auto" w:fill="000000" w:themeFill="text1"/>
        <w:rPr>
          <w:rFonts w:cs="Arial"/>
          <w:sz w:val="24"/>
          <w:szCs w:val="24"/>
        </w:rPr>
      </w:pPr>
      <w:r>
        <w:annotationRef/>
      </w:r>
    </w:p>
    <w:p w14:paraId="2075A6A8" w14:textId="0F3CF8C1" w:rsidR="00837EBC" w:rsidRPr="00837EBC" w:rsidRDefault="00837EBC" w:rsidP="00837EBC">
      <w:pPr>
        <w:shd w:val="clear" w:color="auto" w:fill="000000" w:themeFill="text1"/>
        <w:rPr>
          <w:rFonts w:cs="Arial"/>
          <w:sz w:val="24"/>
          <w:szCs w:val="24"/>
        </w:rPr>
      </w:pPr>
      <w:r w:rsidRPr="00837EBC">
        <w:rPr>
          <w:rFonts w:cs="Arial"/>
          <w:sz w:val="24"/>
          <w:szCs w:val="24"/>
        </w:rPr>
        <w:t>You may do the design in your chosen development environment</w:t>
      </w:r>
    </w:p>
    <w:p w14:paraId="5C874DFA" w14:textId="77777777" w:rsidR="00837EBC" w:rsidRPr="00837EBC" w:rsidRDefault="00837EBC" w:rsidP="00837EBC">
      <w:pPr>
        <w:shd w:val="clear" w:color="auto" w:fill="000000" w:themeFill="text1"/>
        <w:jc w:val="both"/>
        <w:rPr>
          <w:rFonts w:cs="Arial"/>
          <w:sz w:val="24"/>
          <w:szCs w:val="24"/>
        </w:rPr>
      </w:pPr>
    </w:p>
    <w:p w14:paraId="4DC74C95" w14:textId="77777777" w:rsidR="00837EBC" w:rsidRPr="00837EBC" w:rsidRDefault="00837EBC" w:rsidP="00837EBC">
      <w:pPr>
        <w:shd w:val="clear" w:color="auto" w:fill="000000" w:themeFill="text1"/>
        <w:jc w:val="both"/>
        <w:rPr>
          <w:rFonts w:cs="Arial"/>
          <w:b/>
          <w:sz w:val="24"/>
          <w:szCs w:val="24"/>
        </w:rPr>
      </w:pPr>
      <w:r w:rsidRPr="00837EBC">
        <w:rPr>
          <w:rFonts w:cs="Arial"/>
          <w:b/>
          <w:color w:val="FF0000"/>
          <w:sz w:val="24"/>
          <w:szCs w:val="24"/>
        </w:rPr>
        <w:t>OR</w:t>
      </w:r>
    </w:p>
    <w:p w14:paraId="71D1C505" w14:textId="77777777" w:rsidR="00837EBC" w:rsidRPr="00837EBC" w:rsidRDefault="00837EBC" w:rsidP="00837EBC">
      <w:pPr>
        <w:shd w:val="clear" w:color="auto" w:fill="000000" w:themeFill="text1"/>
        <w:jc w:val="both"/>
        <w:rPr>
          <w:rFonts w:cs="Arial"/>
          <w:sz w:val="24"/>
          <w:szCs w:val="24"/>
        </w:rPr>
      </w:pPr>
    </w:p>
    <w:p w14:paraId="1780494E" w14:textId="77777777" w:rsidR="00837EBC" w:rsidRPr="00837EBC" w:rsidRDefault="00837EBC" w:rsidP="00837EBC">
      <w:pPr>
        <w:shd w:val="clear" w:color="auto" w:fill="000000" w:themeFill="text1"/>
        <w:jc w:val="both"/>
        <w:rPr>
          <w:rFonts w:cs="Arial"/>
          <w:sz w:val="24"/>
          <w:szCs w:val="24"/>
        </w:rPr>
      </w:pPr>
      <w:r w:rsidRPr="00837EBC">
        <w:rPr>
          <w:rFonts w:cs="Arial"/>
          <w:sz w:val="24"/>
          <w:szCs w:val="24"/>
        </w:rPr>
        <w:t xml:space="preserve">you may make use of the </w:t>
      </w:r>
      <w:r w:rsidRPr="00837EBC">
        <w:rPr>
          <w:rFonts w:cs="Arial"/>
          <w:noProof/>
          <w:sz w:val="24"/>
          <w:szCs w:val="24"/>
        </w:rPr>
        <w:t xml:space="preserve">any </w:t>
      </w:r>
      <w:r w:rsidRPr="00837EBC">
        <w:rPr>
          <w:rFonts w:cs="Arial"/>
          <w:sz w:val="24"/>
          <w:szCs w:val="24"/>
        </w:rPr>
        <w:t>UI prototyping tools to assist you with your designs:</w:t>
      </w:r>
    </w:p>
    <w:p w14:paraId="2F88EBCF" w14:textId="77777777" w:rsidR="00837EBC" w:rsidRPr="00837EBC" w:rsidRDefault="00837EBC" w:rsidP="00837EBC">
      <w:pPr>
        <w:shd w:val="clear" w:color="auto" w:fill="000000" w:themeFill="text1"/>
        <w:jc w:val="both"/>
        <w:rPr>
          <w:rFonts w:cs="Arial"/>
          <w:sz w:val="24"/>
          <w:szCs w:val="24"/>
        </w:rPr>
      </w:pPr>
    </w:p>
    <w:p w14:paraId="32CB4010" w14:textId="77777777" w:rsidR="00837EBC" w:rsidRPr="00837EBC" w:rsidRDefault="00837EBC" w:rsidP="00837EBC">
      <w:pPr>
        <w:shd w:val="clear" w:color="auto" w:fill="000000" w:themeFill="text1"/>
        <w:jc w:val="both"/>
        <w:rPr>
          <w:rFonts w:cs="Arial"/>
          <w:b/>
          <w:sz w:val="24"/>
          <w:szCs w:val="24"/>
        </w:rPr>
      </w:pPr>
      <w:r w:rsidRPr="00837EBC">
        <w:rPr>
          <w:rFonts w:cs="Arial"/>
          <w:b/>
          <w:sz w:val="24"/>
          <w:szCs w:val="24"/>
        </w:rPr>
        <w:t>Downloadable Tools</w:t>
      </w:r>
    </w:p>
    <w:p w14:paraId="3A6573D0" w14:textId="77777777" w:rsidR="00837EBC" w:rsidRPr="00837EBC" w:rsidRDefault="00837EBC" w:rsidP="00837EBC">
      <w:pPr>
        <w:shd w:val="clear" w:color="auto" w:fill="000000" w:themeFill="text1"/>
        <w:jc w:val="both"/>
        <w:rPr>
          <w:rFonts w:cs="Arial"/>
          <w:sz w:val="24"/>
          <w:szCs w:val="24"/>
          <w:lang w:val="en-ZA"/>
        </w:rPr>
      </w:pPr>
      <w:r w:rsidRPr="00837EBC">
        <w:rPr>
          <w:rFonts w:cs="Arial"/>
          <w:sz w:val="24"/>
          <w:szCs w:val="24"/>
        </w:rPr>
        <w:t>Balsamiq (</w:t>
      </w:r>
      <w:hyperlink r:id="rId1" w:history="1">
        <w:r w:rsidRPr="00837EBC">
          <w:rPr>
            <w:rStyle w:val="Hyperlink"/>
            <w:rFonts w:cs="Arial"/>
            <w:sz w:val="24"/>
            <w:szCs w:val="24"/>
          </w:rPr>
          <w:t>https://balsamiq.com</w:t>
        </w:r>
      </w:hyperlink>
      <w:r w:rsidRPr="00837EBC">
        <w:rPr>
          <w:rFonts w:cs="Arial"/>
          <w:sz w:val="24"/>
          <w:szCs w:val="24"/>
        </w:rPr>
        <w:t>)</w:t>
      </w:r>
    </w:p>
    <w:p w14:paraId="6118CFC6" w14:textId="77777777" w:rsidR="00837EBC" w:rsidRPr="00837EBC" w:rsidRDefault="00837EBC" w:rsidP="00837EBC">
      <w:pPr>
        <w:shd w:val="clear" w:color="auto" w:fill="000000" w:themeFill="text1"/>
        <w:jc w:val="both"/>
        <w:rPr>
          <w:rFonts w:cs="Arial"/>
          <w:sz w:val="24"/>
          <w:szCs w:val="24"/>
          <w:lang w:val="en-ZA"/>
        </w:rPr>
      </w:pPr>
      <w:r w:rsidRPr="00837EBC">
        <w:rPr>
          <w:rFonts w:cs="Arial"/>
          <w:sz w:val="24"/>
          <w:szCs w:val="24"/>
        </w:rPr>
        <w:t>Justinmind (</w:t>
      </w:r>
      <w:hyperlink r:id="rId2" w:history="1">
        <w:r w:rsidRPr="00837EBC">
          <w:rPr>
            <w:rStyle w:val="Hyperlink"/>
            <w:rFonts w:cs="Arial"/>
            <w:sz w:val="24"/>
            <w:szCs w:val="24"/>
            <w:lang w:val="en-ZA"/>
          </w:rPr>
          <w:t>http://www.justinmind.com</w:t>
        </w:r>
      </w:hyperlink>
      <w:r w:rsidRPr="00837EBC">
        <w:rPr>
          <w:rFonts w:cs="Arial"/>
          <w:sz w:val="24"/>
          <w:szCs w:val="24"/>
        </w:rPr>
        <w:t>)</w:t>
      </w:r>
    </w:p>
    <w:p w14:paraId="0FE7B746" w14:textId="77777777" w:rsidR="00837EBC" w:rsidRPr="00837EBC" w:rsidRDefault="00837EBC" w:rsidP="00837EBC">
      <w:pPr>
        <w:shd w:val="clear" w:color="auto" w:fill="000000" w:themeFill="text1"/>
        <w:jc w:val="both"/>
        <w:rPr>
          <w:rFonts w:cs="Arial"/>
          <w:sz w:val="24"/>
          <w:szCs w:val="24"/>
        </w:rPr>
      </w:pPr>
      <w:r w:rsidRPr="00837EBC">
        <w:rPr>
          <w:rFonts w:cs="Arial"/>
          <w:sz w:val="24"/>
          <w:szCs w:val="24"/>
        </w:rPr>
        <w:t>Wireframesketcher (</w:t>
      </w:r>
      <w:hyperlink r:id="rId3" w:history="1">
        <w:r w:rsidRPr="00837EBC">
          <w:rPr>
            <w:rStyle w:val="Hyperlink"/>
            <w:rFonts w:cs="Arial"/>
            <w:sz w:val="24"/>
            <w:szCs w:val="24"/>
            <w:lang w:val="en-ZA"/>
          </w:rPr>
          <w:t>http://wireframesketcher.com</w:t>
        </w:r>
      </w:hyperlink>
      <w:r w:rsidRPr="00837EBC">
        <w:rPr>
          <w:rFonts w:cs="Arial"/>
          <w:sz w:val="24"/>
          <w:szCs w:val="24"/>
        </w:rPr>
        <w:t>)</w:t>
      </w:r>
    </w:p>
    <w:p w14:paraId="476EB1D3" w14:textId="77777777" w:rsidR="00837EBC" w:rsidRPr="00837EBC" w:rsidRDefault="00837EBC" w:rsidP="00837EBC">
      <w:pPr>
        <w:shd w:val="clear" w:color="auto" w:fill="000000" w:themeFill="text1"/>
        <w:jc w:val="both"/>
        <w:rPr>
          <w:rFonts w:cs="Arial"/>
          <w:sz w:val="24"/>
          <w:szCs w:val="24"/>
        </w:rPr>
      </w:pPr>
    </w:p>
    <w:p w14:paraId="7CA8CABC" w14:textId="77777777" w:rsidR="00837EBC" w:rsidRPr="00837EBC" w:rsidRDefault="00837EBC" w:rsidP="00837EBC">
      <w:pPr>
        <w:shd w:val="clear" w:color="auto" w:fill="000000" w:themeFill="text1"/>
        <w:jc w:val="both"/>
        <w:rPr>
          <w:rFonts w:cs="Arial"/>
          <w:b/>
          <w:sz w:val="24"/>
          <w:szCs w:val="24"/>
          <w:lang w:val="en-ZA"/>
        </w:rPr>
      </w:pPr>
      <w:r w:rsidRPr="00837EBC">
        <w:rPr>
          <w:rFonts w:cs="Arial"/>
          <w:b/>
          <w:sz w:val="24"/>
          <w:szCs w:val="24"/>
        </w:rPr>
        <w:t>Online Tools</w:t>
      </w:r>
    </w:p>
    <w:p w14:paraId="72767B64" w14:textId="77777777" w:rsidR="00837EBC" w:rsidRPr="00837EBC" w:rsidRDefault="00837EBC" w:rsidP="00837EBC">
      <w:pPr>
        <w:shd w:val="clear" w:color="auto" w:fill="000000" w:themeFill="text1"/>
        <w:rPr>
          <w:rFonts w:cs="Arial"/>
          <w:sz w:val="24"/>
          <w:szCs w:val="24"/>
          <w:lang w:val="en-ZA"/>
        </w:rPr>
      </w:pPr>
      <w:r w:rsidRPr="00837EBC">
        <w:rPr>
          <w:rFonts w:cs="Arial"/>
          <w:sz w:val="24"/>
          <w:szCs w:val="24"/>
          <w:lang w:val="en-ZA"/>
        </w:rPr>
        <w:t>Fluidui (</w:t>
      </w:r>
      <w:hyperlink r:id="rId4" w:history="1">
        <w:r w:rsidRPr="00837EBC">
          <w:rPr>
            <w:rStyle w:val="Hyperlink"/>
            <w:rFonts w:cs="Arial"/>
            <w:sz w:val="24"/>
            <w:szCs w:val="24"/>
            <w:lang w:val="en-ZA"/>
          </w:rPr>
          <w:t>www.fluidui.com</w:t>
        </w:r>
      </w:hyperlink>
      <w:r w:rsidRPr="00837EBC">
        <w:rPr>
          <w:rFonts w:cs="Arial"/>
          <w:sz w:val="24"/>
          <w:szCs w:val="24"/>
        </w:rPr>
        <w:t>)</w:t>
      </w:r>
    </w:p>
    <w:p w14:paraId="46689726" w14:textId="77777777" w:rsidR="00837EBC" w:rsidRPr="00837EBC" w:rsidRDefault="00837EBC" w:rsidP="00837EBC">
      <w:pPr>
        <w:shd w:val="clear" w:color="auto" w:fill="000000" w:themeFill="text1"/>
        <w:rPr>
          <w:rFonts w:cs="Arial"/>
          <w:noProof/>
          <w:sz w:val="24"/>
          <w:szCs w:val="24"/>
        </w:rPr>
      </w:pPr>
      <w:r w:rsidRPr="00837EBC">
        <w:rPr>
          <w:rFonts w:cs="Arial"/>
          <w:sz w:val="24"/>
          <w:szCs w:val="24"/>
          <w:lang w:val="en-ZA"/>
        </w:rPr>
        <w:t>Mockflow (</w:t>
      </w:r>
      <w:hyperlink r:id="rId5" w:history="1">
        <w:r w:rsidRPr="00837EBC">
          <w:rPr>
            <w:rStyle w:val="Hyperlink"/>
            <w:rFonts w:cs="Arial"/>
            <w:sz w:val="24"/>
            <w:szCs w:val="24"/>
            <w:lang w:val="en-ZA"/>
          </w:rPr>
          <w:t>www.mockflow.com</w:t>
        </w:r>
      </w:hyperlink>
      <w:r w:rsidRPr="00837EBC">
        <w:rPr>
          <w:rFonts w:cs="Arial"/>
          <w:sz w:val="24"/>
          <w:szCs w:val="24"/>
        </w:rPr>
        <w:t>)</w:t>
      </w:r>
    </w:p>
    <w:p w14:paraId="357B7555" w14:textId="77777777" w:rsidR="00837EBC" w:rsidRPr="00837EBC" w:rsidRDefault="00837EBC" w:rsidP="00837EBC">
      <w:pPr>
        <w:shd w:val="clear" w:color="auto" w:fill="000000" w:themeFill="text1"/>
        <w:rPr>
          <w:rFonts w:cs="Arial"/>
          <w:noProof/>
          <w:sz w:val="24"/>
          <w:szCs w:val="24"/>
          <w:lang w:val="en-ZA"/>
        </w:rPr>
      </w:pPr>
      <w:r w:rsidRPr="00837EBC">
        <w:rPr>
          <w:rFonts w:cs="Arial"/>
          <w:noProof/>
          <w:sz w:val="24"/>
          <w:szCs w:val="24"/>
          <w:lang w:val="en-ZA"/>
        </w:rPr>
        <w:t>Canava (</w:t>
      </w:r>
      <w:hyperlink r:id="rId6" w:history="1">
        <w:r w:rsidRPr="00837EBC">
          <w:rPr>
            <w:rStyle w:val="Hyperlink"/>
            <w:rFonts w:cs="Arial"/>
            <w:noProof/>
            <w:sz w:val="24"/>
            <w:szCs w:val="24"/>
            <w:lang w:val="en-ZA"/>
          </w:rPr>
          <w:t>www.canva.com</w:t>
        </w:r>
      </w:hyperlink>
      <w:r w:rsidRPr="00837EBC">
        <w:rPr>
          <w:rFonts w:cs="Arial"/>
          <w:noProof/>
          <w:sz w:val="24"/>
          <w:szCs w:val="24"/>
          <w:lang w:val="en-ZA"/>
        </w:rPr>
        <w:t xml:space="preserve">) </w:t>
      </w:r>
    </w:p>
    <w:p w14:paraId="5C510044" w14:textId="77777777" w:rsidR="00837EBC" w:rsidRPr="00837EBC" w:rsidRDefault="00837EBC" w:rsidP="00837EBC">
      <w:pPr>
        <w:shd w:val="clear" w:color="auto" w:fill="000000" w:themeFill="text1"/>
        <w:rPr>
          <w:rFonts w:cs="Arial"/>
          <w:noProof/>
          <w:sz w:val="24"/>
          <w:szCs w:val="24"/>
          <w:lang w:val="en-ZA"/>
        </w:rPr>
      </w:pPr>
      <w:r w:rsidRPr="00837EBC">
        <w:rPr>
          <w:rFonts w:cs="Arial"/>
          <w:noProof/>
          <w:sz w:val="24"/>
          <w:szCs w:val="24"/>
          <w:lang w:val="en-ZA"/>
        </w:rPr>
        <w:t>Figma (</w:t>
      </w:r>
      <w:hyperlink r:id="rId7" w:history="1">
        <w:r w:rsidRPr="00837EBC">
          <w:rPr>
            <w:rStyle w:val="Hyperlink"/>
            <w:rFonts w:cs="Arial"/>
            <w:noProof/>
            <w:sz w:val="24"/>
            <w:szCs w:val="24"/>
            <w:lang w:val="en-ZA"/>
          </w:rPr>
          <w:t>www.figma.com</w:t>
        </w:r>
      </w:hyperlink>
      <w:r w:rsidRPr="00837EBC">
        <w:rPr>
          <w:rFonts w:cs="Arial"/>
          <w:noProof/>
          <w:sz w:val="24"/>
          <w:szCs w:val="24"/>
          <w:lang w:val="en-ZA"/>
        </w:rPr>
        <w:t xml:space="preserve">) </w:t>
      </w:r>
    </w:p>
    <w:p w14:paraId="2A8407FF" w14:textId="77777777" w:rsidR="00837EBC" w:rsidRPr="00837EBC" w:rsidRDefault="00837EBC" w:rsidP="00837EBC">
      <w:pPr>
        <w:shd w:val="clear" w:color="auto" w:fill="000000" w:themeFill="text1"/>
        <w:rPr>
          <w:rFonts w:cs="Arial"/>
          <w:sz w:val="24"/>
          <w:szCs w:val="24"/>
          <w:lang w:val="en-ZA"/>
        </w:rPr>
      </w:pPr>
    </w:p>
    <w:p w14:paraId="26338C91" w14:textId="77777777" w:rsidR="00837EBC" w:rsidRPr="00837EBC" w:rsidRDefault="00837EBC" w:rsidP="00837EBC">
      <w:pPr>
        <w:shd w:val="clear" w:color="auto" w:fill="000000" w:themeFill="text1"/>
        <w:rPr>
          <w:rFonts w:cs="Arial"/>
          <w:sz w:val="24"/>
          <w:szCs w:val="24"/>
        </w:rPr>
      </w:pPr>
    </w:p>
    <w:p w14:paraId="22A462BB" w14:textId="7F60DE2F" w:rsidR="00837EBC" w:rsidRPr="00837EBC" w:rsidRDefault="00837EBC" w:rsidP="00837EBC">
      <w:pPr>
        <w:shd w:val="clear" w:color="auto" w:fill="000000" w:themeFill="text1"/>
        <w:jc w:val="both"/>
        <w:rPr>
          <w:rFonts w:cs="Arial"/>
          <w:sz w:val="24"/>
          <w:szCs w:val="24"/>
        </w:rPr>
      </w:pPr>
      <w:r w:rsidRPr="00837EBC">
        <w:rPr>
          <w:rFonts w:cs="Arial"/>
          <w:sz w:val="24"/>
          <w:szCs w:val="24"/>
        </w:rPr>
        <w:t xml:space="preserve">Include screen snips of the design for each use case completed by each </w:t>
      </w:r>
      <w:r w:rsidR="00343557">
        <w:rPr>
          <w:rFonts w:cs="Arial"/>
          <w:sz w:val="24"/>
          <w:szCs w:val="24"/>
        </w:rPr>
        <w:t>crew</w:t>
      </w:r>
      <w:r w:rsidRPr="00837EBC">
        <w:rPr>
          <w:rFonts w:cs="Arial"/>
          <w:sz w:val="24"/>
          <w:szCs w:val="24"/>
        </w:rPr>
        <w:t xml:space="preserve"> member.  Some use cases might be designed on one UI or split over multiple designs.</w:t>
      </w:r>
    </w:p>
    <w:p w14:paraId="176C616C" w14:textId="77777777" w:rsidR="00837EBC" w:rsidRPr="00837EBC" w:rsidRDefault="00837EBC" w:rsidP="00837EBC">
      <w:pPr>
        <w:shd w:val="clear" w:color="auto" w:fill="000000" w:themeFill="text1"/>
        <w:jc w:val="both"/>
        <w:rPr>
          <w:rFonts w:cs="Arial"/>
          <w:sz w:val="24"/>
          <w:szCs w:val="24"/>
        </w:rPr>
      </w:pPr>
    </w:p>
    <w:p w14:paraId="33E23CA2" w14:textId="711F1539" w:rsidR="00837EBC" w:rsidRPr="00837EBC" w:rsidRDefault="00343557" w:rsidP="00837EBC">
      <w:pPr>
        <w:shd w:val="clear" w:color="auto" w:fill="000000" w:themeFill="text1"/>
        <w:jc w:val="both"/>
        <w:rPr>
          <w:rFonts w:cs="Arial"/>
          <w:sz w:val="24"/>
          <w:szCs w:val="24"/>
        </w:rPr>
      </w:pPr>
      <w:r>
        <w:rPr>
          <w:rFonts w:cs="Arial"/>
          <w:sz w:val="24"/>
          <w:szCs w:val="24"/>
        </w:rPr>
        <w:t>You may</w:t>
      </w:r>
      <w:r w:rsidR="00837EBC" w:rsidRPr="00837EBC">
        <w:rPr>
          <w:rFonts w:cs="Arial"/>
          <w:sz w:val="24"/>
          <w:szCs w:val="24"/>
        </w:rPr>
        <w:t xml:space="preserve"> provide annotated notes to your designs</w:t>
      </w:r>
    </w:p>
    <w:p w14:paraId="37F8F550" w14:textId="77777777" w:rsidR="00837EBC" w:rsidRDefault="00837EBC">
      <w:pPr>
        <w:rPr>
          <w:sz w:val="24"/>
          <w:szCs w:val="24"/>
        </w:rPr>
      </w:pPr>
    </w:p>
    <w:p w14:paraId="2FF244B5" w14:textId="28DECB6E" w:rsidR="00837EBC" w:rsidRPr="00837EBC" w:rsidRDefault="00837EBC">
      <w:pPr>
        <w:rPr>
          <w:b/>
          <w:sz w:val="24"/>
          <w:szCs w:val="24"/>
        </w:rPr>
      </w:pPr>
      <w:r w:rsidRPr="00837EBC">
        <w:rPr>
          <w:b/>
          <w:color w:val="C00000"/>
          <w:sz w:val="24"/>
          <w:szCs w:val="24"/>
        </w:rPr>
        <w:t xml:space="preserve">NO HAND DRAWN DESIGN </w:t>
      </w:r>
      <w:r w:rsidR="00343557">
        <w:rPr>
          <w:b/>
          <w:color w:val="C00000"/>
          <w:sz w:val="24"/>
          <w:szCs w:val="24"/>
        </w:rPr>
        <w:t xml:space="preserve">/ WIREFRAMES </w:t>
      </w:r>
      <w:r w:rsidRPr="00837EBC">
        <w:rPr>
          <w:b/>
          <w:color w:val="C00000"/>
          <w:sz w:val="24"/>
          <w:szCs w:val="24"/>
        </w:rPr>
        <w:t>ARE PERMITTED</w:t>
      </w:r>
    </w:p>
  </w:comment>
  <w:comment w:id="358" w:author="Janine Nel" w:date="2026-03-09T19:43:00Z" w:initials="JN">
    <w:p w14:paraId="4893069A" w14:textId="77777777" w:rsidR="00A24341" w:rsidRPr="00A24341" w:rsidRDefault="00A24341" w:rsidP="00A24341">
      <w:pPr>
        <w:rPr>
          <w:lang w:val="en-ZA"/>
        </w:rPr>
      </w:pPr>
      <w:r>
        <w:annotationRef/>
      </w:r>
      <w:r w:rsidRPr="00A24341">
        <w:rPr>
          <w:lang w:val="en-ZA"/>
        </w:rPr>
        <w:t>A simple (or high-level) use case narrative is a brief description of how a user interacts with a system to achieve a specific goal. It explains the main interaction between the user and the system without going into detailed steps or alternative scenarios.</w:t>
      </w:r>
    </w:p>
    <w:p w14:paraId="3FC825C5" w14:textId="77777777" w:rsidR="00A24341" w:rsidRDefault="00A24341">
      <w:pPr>
        <w:rPr>
          <w:lang w:val="en-ZA"/>
        </w:rPr>
      </w:pPr>
    </w:p>
    <w:p w14:paraId="590CC8A2" w14:textId="27A6A9AD" w:rsidR="00A24341" w:rsidRPr="00A24341" w:rsidRDefault="00A24341">
      <w:pPr>
        <w:rPr>
          <w:lang w:val="en-ZA"/>
        </w:rPr>
      </w:pPr>
      <w:r w:rsidRPr="00A24341">
        <w:rPr>
          <w:lang w:val="en-ZA"/>
        </w:rPr>
        <w:t xml:space="preserve">It focuses on </w:t>
      </w:r>
      <w:r w:rsidRPr="00A24341">
        <w:rPr>
          <w:b/>
          <w:bCs/>
          <w:lang w:val="en-ZA"/>
        </w:rPr>
        <w:t>what happens at a general level</w:t>
      </w:r>
      <w:r w:rsidRPr="00A24341">
        <w:rPr>
          <w:lang w:val="en-ZA"/>
        </w:rPr>
        <w:t>, rather than describing every action or exception.</w:t>
      </w:r>
    </w:p>
  </w:comment>
  <w:comment w:id="360" w:author="Janine Nel" w:date="2026-03-09T20:02:00Z" w:initials="JN">
    <w:p w14:paraId="28B3F877" w14:textId="77777777" w:rsidR="008B1948" w:rsidRDefault="008B1948" w:rsidP="008B1948">
      <w:r>
        <w:annotationRef/>
      </w:r>
    </w:p>
    <w:p w14:paraId="1B4FC13A" w14:textId="4054974B" w:rsidR="008B1948" w:rsidRDefault="008B1948" w:rsidP="008B1948">
      <w:r>
        <w:t>Repeat tables below for every use case on the use case model</w:t>
      </w:r>
    </w:p>
    <w:p w14:paraId="5DB4994C" w14:textId="77777777" w:rsidR="008B1948" w:rsidRDefault="008B1948" w:rsidP="008B1948">
      <w:r>
        <w:t>Ensure numbering in each table for the flow of events start at 1 for each use case</w:t>
      </w:r>
    </w:p>
    <w:p w14:paraId="47109AEF" w14:textId="7469E088" w:rsidR="008B1948" w:rsidRDefault="008B1948"/>
  </w:comment>
  <w:comment w:id="361" w:author="Nel, Janine (Ms) (Summerstrand Campus South)" w:date="2025-03-03T15:24:00Z" w:initials="JN">
    <w:p w14:paraId="680838AF" w14:textId="77777777" w:rsidR="002E36B1" w:rsidRDefault="002E36B1">
      <w:r>
        <w:annotationRef/>
      </w:r>
      <w:r>
        <w:t>Use case ID must correspond with Use Case model</w:t>
      </w:r>
    </w:p>
    <w:p w14:paraId="4FC99233" w14:textId="77777777" w:rsidR="00A24341" w:rsidRDefault="00A24341"/>
    <w:p w14:paraId="63AE69CC" w14:textId="77777777" w:rsidR="00A24341" w:rsidRDefault="00A24341">
      <w:r w:rsidRPr="00A24341">
        <w:rPr>
          <w:rFonts w:ascii="Segoe UI Symbol" w:hAnsi="Segoe UI Symbol" w:cs="Segoe UI Symbol"/>
        </w:rPr>
        <w:t>✔</w:t>
      </w:r>
      <w:r w:rsidRPr="00A24341">
        <w:t xml:space="preserve"> The use case has a </w:t>
      </w:r>
      <w:r w:rsidRPr="00A24341">
        <w:rPr>
          <w:b/>
          <w:bCs/>
        </w:rPr>
        <w:t>unique identifier</w:t>
      </w:r>
      <w:r w:rsidRPr="00A24341">
        <w:t xml:space="preserve"> (e.g., UC01, UC02)</w:t>
      </w:r>
    </w:p>
    <w:p w14:paraId="4D1D2B9E" w14:textId="77777777" w:rsidR="00A24341" w:rsidRDefault="00A24341">
      <w:r w:rsidRPr="00A24341">
        <w:br/>
      </w:r>
      <w:r w:rsidRPr="00A24341">
        <w:rPr>
          <w:rFonts w:ascii="Segoe UI Symbol" w:hAnsi="Segoe UI Symbol" w:cs="Segoe UI Symbol"/>
        </w:rPr>
        <w:t>✔</w:t>
      </w:r>
      <w:r w:rsidRPr="00A24341">
        <w:t xml:space="preserve"> The numbering is </w:t>
      </w:r>
      <w:r w:rsidRPr="00A24341">
        <w:rPr>
          <w:b/>
          <w:bCs/>
        </w:rPr>
        <w:t>consistent across all use cases</w:t>
      </w:r>
      <w:r w:rsidRPr="00A24341">
        <w:t xml:space="preserve"> in the system</w:t>
      </w:r>
    </w:p>
    <w:p w14:paraId="14D6218B" w14:textId="351DA3AE" w:rsidR="00A24341" w:rsidRDefault="00A24341">
      <w:r w:rsidRPr="00A24341">
        <w:br/>
      </w:r>
      <w:r w:rsidRPr="00A24341">
        <w:rPr>
          <w:rFonts w:ascii="Segoe UI Symbol" w:hAnsi="Segoe UI Symbol" w:cs="Segoe UI Symbol"/>
        </w:rPr>
        <w:t>✔</w:t>
      </w:r>
      <w:r w:rsidRPr="00A24341">
        <w:t xml:space="preserve"> The ID is used to </w:t>
      </w:r>
      <w:r w:rsidRPr="00A24341">
        <w:rPr>
          <w:b/>
          <w:bCs/>
        </w:rPr>
        <w:t>reference the use case elsewhere in the documentation</w:t>
      </w:r>
    </w:p>
  </w:comment>
  <w:comment w:id="362" w:author="Janine Nel" w:date="2026-03-09T19:46:00Z" w:initials="JN">
    <w:p w14:paraId="1E9A6FAB" w14:textId="77777777" w:rsidR="008B1948" w:rsidRDefault="00A24341" w:rsidP="00A24341">
      <w:pPr>
        <w:rPr>
          <w:rFonts w:ascii="Segoe UI Symbol" w:hAnsi="Segoe UI Symbol" w:cs="Segoe UI Symbol"/>
          <w:lang w:val="en-ZA"/>
        </w:rPr>
      </w:pPr>
      <w:r>
        <w:annotationRef/>
      </w:r>
      <w:r w:rsidRPr="00A24341">
        <w:rPr>
          <w:rFonts w:ascii="Segoe UI Symbol" w:hAnsi="Segoe UI Symbol" w:cs="Segoe UI Symbol"/>
          <w:lang w:val="en-ZA"/>
        </w:rPr>
        <w:t>✔ The name clearly describes the user action</w:t>
      </w:r>
    </w:p>
    <w:p w14:paraId="04B2CBF7" w14:textId="77777777" w:rsidR="008B1948" w:rsidRDefault="00A24341" w:rsidP="00A24341">
      <w:pPr>
        <w:rPr>
          <w:rFonts w:ascii="Segoe UI Symbol" w:hAnsi="Segoe UI Symbol" w:cs="Segoe UI Symbol"/>
          <w:lang w:val="en-ZA"/>
        </w:rPr>
      </w:pPr>
      <w:r w:rsidRPr="00A24341">
        <w:rPr>
          <w:rFonts w:ascii="Segoe UI Symbol" w:hAnsi="Segoe UI Symbol" w:cs="Segoe UI Symbol"/>
          <w:lang w:val="en-ZA"/>
        </w:rPr>
        <w:br/>
        <w:t xml:space="preserve">✔ The name begins with a verb (e.g., </w:t>
      </w:r>
      <w:r w:rsidRPr="00A24341">
        <w:rPr>
          <w:rFonts w:ascii="Segoe UI Symbol" w:hAnsi="Segoe UI Symbol" w:cs="Segoe UI Symbol"/>
          <w:i/>
          <w:iCs/>
          <w:lang w:val="en-ZA"/>
        </w:rPr>
        <w:t>Submit Project Preferences</w:t>
      </w:r>
      <w:r w:rsidRPr="00A24341">
        <w:rPr>
          <w:rFonts w:ascii="Segoe UI Symbol" w:hAnsi="Segoe UI Symbol" w:cs="Segoe UI Symbol"/>
          <w:lang w:val="en-ZA"/>
        </w:rPr>
        <w:t xml:space="preserve">, </w:t>
      </w:r>
      <w:r w:rsidRPr="00A24341">
        <w:rPr>
          <w:rFonts w:ascii="Segoe UI Symbol" w:hAnsi="Segoe UI Symbol" w:cs="Segoe UI Symbol"/>
          <w:i/>
          <w:iCs/>
          <w:lang w:val="en-ZA"/>
        </w:rPr>
        <w:t>View Reports</w:t>
      </w:r>
      <w:r w:rsidRPr="00A24341">
        <w:rPr>
          <w:rFonts w:ascii="Segoe UI Symbol" w:hAnsi="Segoe UI Symbol" w:cs="Segoe UI Symbol"/>
          <w:lang w:val="en-ZA"/>
        </w:rPr>
        <w:t xml:space="preserve">, </w:t>
      </w:r>
      <w:r w:rsidRPr="00A24341">
        <w:rPr>
          <w:rFonts w:ascii="Segoe UI Symbol" w:hAnsi="Segoe UI Symbol" w:cs="Segoe UI Symbol"/>
          <w:i/>
          <w:iCs/>
          <w:lang w:val="en-ZA"/>
        </w:rPr>
        <w:t>Register User</w:t>
      </w:r>
      <w:r w:rsidRPr="00A24341">
        <w:rPr>
          <w:rFonts w:ascii="Segoe UI Symbol" w:hAnsi="Segoe UI Symbol" w:cs="Segoe UI Symbol"/>
          <w:lang w:val="en-ZA"/>
        </w:rPr>
        <w:t>)</w:t>
      </w:r>
    </w:p>
    <w:p w14:paraId="5B25EF60" w14:textId="25BAA759" w:rsidR="00A24341" w:rsidRPr="00A24341" w:rsidRDefault="00A24341" w:rsidP="00A24341">
      <w:pPr>
        <w:rPr>
          <w:rFonts w:ascii="Segoe UI Symbol" w:hAnsi="Segoe UI Symbol" w:cs="Segoe UI Symbol"/>
          <w:lang w:val="en-ZA"/>
        </w:rPr>
      </w:pPr>
      <w:r w:rsidRPr="00A24341">
        <w:rPr>
          <w:rFonts w:ascii="Segoe UI Symbol" w:hAnsi="Segoe UI Symbol" w:cs="Segoe UI Symbol"/>
          <w:lang w:val="en-ZA"/>
        </w:rPr>
        <w:br/>
        <w:t>✔ The name represents one specific task or goal</w:t>
      </w:r>
    </w:p>
    <w:p w14:paraId="39F78061" w14:textId="77777777" w:rsidR="00A24341" w:rsidRDefault="00A24341" w:rsidP="00A24341">
      <w:pPr>
        <w:rPr>
          <w:rFonts w:ascii="Segoe UI Symbol" w:hAnsi="Segoe UI Symbol" w:cs="Segoe UI Symbol"/>
          <w:lang w:val="en-ZA"/>
        </w:rPr>
      </w:pPr>
    </w:p>
    <w:p w14:paraId="595D2CDC" w14:textId="6E4DCE7D" w:rsidR="00A24341" w:rsidRPr="00A24341" w:rsidRDefault="00A24341" w:rsidP="00A24341">
      <w:pPr>
        <w:rPr>
          <w:rFonts w:ascii="Segoe UI Symbol" w:hAnsi="Segoe UI Symbol" w:cs="Segoe UI Symbol"/>
          <w:lang w:val="en-ZA"/>
        </w:rPr>
      </w:pPr>
      <w:r w:rsidRPr="00A24341">
        <w:rPr>
          <w:rFonts w:ascii="Segoe UI Symbol" w:hAnsi="Segoe UI Symbol" w:cs="Segoe UI Symbol"/>
          <w:lang w:val="en-ZA"/>
        </w:rPr>
        <w:t>Good examples:</w:t>
      </w:r>
    </w:p>
    <w:p w14:paraId="668EDED8" w14:textId="77777777" w:rsidR="00A24341" w:rsidRPr="00A24341" w:rsidRDefault="00A24341" w:rsidP="00042249">
      <w:pPr>
        <w:numPr>
          <w:ilvl w:val="0"/>
          <w:numId w:val="5"/>
        </w:numPr>
        <w:rPr>
          <w:rFonts w:ascii="Segoe UI Symbol" w:hAnsi="Segoe UI Symbol" w:cs="Segoe UI Symbol"/>
          <w:lang w:val="en-ZA"/>
        </w:rPr>
      </w:pPr>
      <w:r w:rsidRPr="00A24341">
        <w:rPr>
          <w:rFonts w:ascii="Segoe UI Symbol" w:hAnsi="Segoe UI Symbol" w:cs="Segoe UI Symbol"/>
          <w:lang w:val="en-ZA"/>
        </w:rPr>
        <w:t>Register Student</w:t>
      </w:r>
    </w:p>
    <w:p w14:paraId="1207E607" w14:textId="77777777" w:rsidR="00A24341" w:rsidRPr="00A24341" w:rsidRDefault="00A24341" w:rsidP="00042249">
      <w:pPr>
        <w:numPr>
          <w:ilvl w:val="0"/>
          <w:numId w:val="5"/>
        </w:numPr>
        <w:rPr>
          <w:rFonts w:ascii="Segoe UI Symbol" w:hAnsi="Segoe UI Symbol" w:cs="Segoe UI Symbol"/>
          <w:lang w:val="en-ZA"/>
        </w:rPr>
      </w:pPr>
      <w:r w:rsidRPr="00A24341">
        <w:rPr>
          <w:rFonts w:ascii="Segoe UI Symbol" w:hAnsi="Segoe UI Symbol" w:cs="Segoe UI Symbol"/>
          <w:lang w:val="en-ZA"/>
        </w:rPr>
        <w:t>Submit Project Preferences</w:t>
      </w:r>
    </w:p>
    <w:p w14:paraId="5410610D" w14:textId="77777777" w:rsidR="00A24341" w:rsidRPr="00A24341" w:rsidRDefault="00A24341" w:rsidP="00042249">
      <w:pPr>
        <w:numPr>
          <w:ilvl w:val="0"/>
          <w:numId w:val="5"/>
        </w:numPr>
        <w:rPr>
          <w:rFonts w:ascii="Segoe UI Symbol" w:hAnsi="Segoe UI Symbol" w:cs="Segoe UI Symbol"/>
          <w:lang w:val="en-ZA"/>
        </w:rPr>
      </w:pPr>
      <w:r w:rsidRPr="00A24341">
        <w:rPr>
          <w:rFonts w:ascii="Segoe UI Symbol" w:hAnsi="Segoe UI Symbol" w:cs="Segoe UI Symbol"/>
          <w:lang w:val="en-ZA"/>
        </w:rPr>
        <w:t>View Project Allocation</w:t>
      </w:r>
    </w:p>
    <w:p w14:paraId="4D526DDE" w14:textId="77777777" w:rsidR="00A24341" w:rsidRDefault="00A24341" w:rsidP="00A24341">
      <w:pPr>
        <w:rPr>
          <w:rFonts w:ascii="Segoe UI Symbol" w:hAnsi="Segoe UI Symbol" w:cs="Segoe UI Symbol"/>
          <w:lang w:val="en-ZA"/>
        </w:rPr>
      </w:pPr>
    </w:p>
    <w:p w14:paraId="136806A4" w14:textId="30AF3A0A" w:rsidR="00A24341" w:rsidRPr="00A24341" w:rsidRDefault="00A24341" w:rsidP="00A24341">
      <w:pPr>
        <w:rPr>
          <w:rFonts w:ascii="Segoe UI Symbol" w:hAnsi="Segoe UI Symbol" w:cs="Segoe UI Symbol"/>
          <w:lang w:val="en-ZA"/>
        </w:rPr>
      </w:pPr>
      <w:r w:rsidRPr="00A24341">
        <w:rPr>
          <w:rFonts w:ascii="Segoe UI Symbol" w:hAnsi="Segoe UI Symbol" w:cs="Segoe UI Symbol"/>
          <w:lang w:val="en-ZA"/>
        </w:rPr>
        <w:t>Poor examples:</w:t>
      </w:r>
    </w:p>
    <w:p w14:paraId="18D39008" w14:textId="77777777" w:rsidR="00A24341" w:rsidRPr="00A24341" w:rsidRDefault="00A24341" w:rsidP="00042249">
      <w:pPr>
        <w:numPr>
          <w:ilvl w:val="0"/>
          <w:numId w:val="6"/>
        </w:numPr>
        <w:rPr>
          <w:rFonts w:ascii="Segoe UI Symbol" w:hAnsi="Segoe UI Symbol" w:cs="Segoe UI Symbol"/>
          <w:lang w:val="en-ZA"/>
        </w:rPr>
      </w:pPr>
      <w:r w:rsidRPr="00A24341">
        <w:rPr>
          <w:rFonts w:ascii="Segoe UI Symbol" w:hAnsi="Segoe UI Symbol" w:cs="Segoe UI Symbol"/>
          <w:lang w:val="en-ZA"/>
        </w:rPr>
        <w:t>System Function</w:t>
      </w:r>
    </w:p>
    <w:p w14:paraId="07493D34" w14:textId="77777777" w:rsidR="00A24341" w:rsidRPr="00A24341" w:rsidRDefault="00A24341" w:rsidP="00042249">
      <w:pPr>
        <w:numPr>
          <w:ilvl w:val="0"/>
          <w:numId w:val="6"/>
        </w:numPr>
        <w:rPr>
          <w:rFonts w:ascii="Segoe UI Symbol" w:hAnsi="Segoe UI Symbol" w:cs="Segoe UI Symbol"/>
          <w:lang w:val="en-ZA"/>
        </w:rPr>
      </w:pPr>
      <w:r w:rsidRPr="00A24341">
        <w:rPr>
          <w:rFonts w:ascii="Segoe UI Symbol" w:hAnsi="Segoe UI Symbol" w:cs="Segoe UI Symbol"/>
          <w:lang w:val="en-ZA"/>
        </w:rPr>
        <w:t>Project Management</w:t>
      </w:r>
    </w:p>
    <w:p w14:paraId="7C5DBAD3" w14:textId="555ECB6F" w:rsidR="00A24341" w:rsidRPr="00A24341" w:rsidRDefault="00A24341" w:rsidP="00042249">
      <w:pPr>
        <w:numPr>
          <w:ilvl w:val="0"/>
          <w:numId w:val="6"/>
        </w:numPr>
        <w:rPr>
          <w:rFonts w:ascii="Segoe UI Symbol" w:hAnsi="Segoe UI Symbol" w:cs="Segoe UI Symbol"/>
          <w:lang w:val="en-ZA"/>
        </w:rPr>
      </w:pPr>
      <w:r w:rsidRPr="00A24341">
        <w:rPr>
          <w:rFonts w:ascii="Segoe UI Symbol" w:hAnsi="Segoe UI Symbol" w:cs="Segoe UI Symbol"/>
          <w:lang w:val="en-ZA"/>
        </w:rPr>
        <w:t>User Interaction</w:t>
      </w:r>
    </w:p>
  </w:comment>
  <w:comment w:id="363" w:author="Nel, Janine (Ms) (Summerstrand Campus South)" w:date="2025-03-03T15:27:00Z" w:initials="JN">
    <w:p w14:paraId="1152A976" w14:textId="66B9CB30" w:rsidR="00A24341" w:rsidRDefault="002E36B1">
      <w:pPr>
        <w:rPr>
          <w:b/>
          <w:bCs/>
        </w:rPr>
      </w:pPr>
      <w:r>
        <w:annotationRef/>
      </w:r>
      <w:r w:rsidR="00A24341" w:rsidRPr="00A24341">
        <w:rPr>
          <w:rFonts w:ascii="Segoe UI Symbol" w:hAnsi="Segoe UI Symbol" w:cs="Segoe UI Symbol"/>
        </w:rPr>
        <w:t>✔</w:t>
      </w:r>
      <w:r w:rsidR="00A24341" w:rsidRPr="00A24341">
        <w:t xml:space="preserve"> The </w:t>
      </w:r>
      <w:r w:rsidR="00A24341" w:rsidRPr="00A24341">
        <w:rPr>
          <w:b/>
          <w:bCs/>
        </w:rPr>
        <w:t>primary actor is clearly identified</w:t>
      </w:r>
    </w:p>
    <w:p w14:paraId="2FD40736" w14:textId="77777777" w:rsidR="00A24341" w:rsidRDefault="00A24341">
      <w:pPr>
        <w:rPr>
          <w:b/>
          <w:bCs/>
        </w:rPr>
      </w:pPr>
      <w:r w:rsidRPr="00A24341">
        <w:br/>
      </w:r>
      <w:r w:rsidRPr="00A24341">
        <w:rPr>
          <w:rFonts w:ascii="Segoe UI Symbol" w:hAnsi="Segoe UI Symbol" w:cs="Segoe UI Symbol"/>
        </w:rPr>
        <w:t>✔</w:t>
      </w:r>
      <w:r w:rsidRPr="00A24341">
        <w:t xml:space="preserve"> The actor is an </w:t>
      </w:r>
      <w:r w:rsidRPr="00A24341">
        <w:rPr>
          <w:b/>
          <w:bCs/>
        </w:rPr>
        <w:t>external user or system interacting with the system</w:t>
      </w:r>
    </w:p>
    <w:p w14:paraId="6172758A" w14:textId="7386AECC" w:rsidR="00A24341" w:rsidRDefault="00A24341">
      <w:r w:rsidRPr="00A24341">
        <w:br/>
      </w:r>
      <w:r w:rsidRPr="00A24341">
        <w:rPr>
          <w:rFonts w:ascii="Segoe UI Symbol" w:hAnsi="Segoe UI Symbol" w:cs="Segoe UI Symbol"/>
        </w:rPr>
        <w:t>✔</w:t>
      </w:r>
      <w:r w:rsidRPr="00A24341">
        <w:t xml:space="preserve"> The actor’s name is </w:t>
      </w:r>
      <w:r w:rsidRPr="00A24341">
        <w:rPr>
          <w:b/>
          <w:bCs/>
        </w:rPr>
        <w:t>specific</w:t>
      </w:r>
      <w:r w:rsidRPr="00A24341">
        <w:t xml:space="preserve"> (e.g., </w:t>
      </w:r>
      <w:r w:rsidRPr="00A24341">
        <w:rPr>
          <w:i/>
          <w:iCs/>
        </w:rPr>
        <w:t>Student</w:t>
      </w:r>
      <w:r w:rsidRPr="00A24341">
        <w:t xml:space="preserve">, </w:t>
      </w:r>
      <w:r w:rsidRPr="00A24341">
        <w:rPr>
          <w:i/>
          <w:iCs/>
        </w:rPr>
        <w:t>Lecturer</w:t>
      </w:r>
      <w:r w:rsidRPr="00A24341">
        <w:t xml:space="preserve">, </w:t>
      </w:r>
      <w:r w:rsidRPr="00A24341">
        <w:rPr>
          <w:i/>
          <w:iCs/>
        </w:rPr>
        <w:t>Administrator</w:t>
      </w:r>
      <w:r w:rsidRPr="00A24341">
        <w:t>)</w:t>
      </w:r>
    </w:p>
  </w:comment>
  <w:comment w:id="364" w:author="Janine Nel" w:date="2010-02-09T20:36:00Z" w:initials="Janine">
    <w:p w14:paraId="5303E414" w14:textId="77777777" w:rsidR="00A24341" w:rsidRDefault="00A3747C" w:rsidP="00A24341">
      <w:pPr>
        <w:rPr>
          <w:lang w:val="en-ZA"/>
        </w:rPr>
      </w:pPr>
      <w:r>
        <w:annotationRef/>
      </w:r>
      <w:r w:rsidR="00A24341" w:rsidRPr="00A24341">
        <w:rPr>
          <w:lang w:val="en-ZA"/>
        </w:rPr>
        <w:t xml:space="preserve">Pre-conditions describe </w:t>
      </w:r>
      <w:r w:rsidR="00A24341" w:rsidRPr="00A24341">
        <w:rPr>
          <w:b/>
          <w:bCs/>
          <w:lang w:val="en-ZA"/>
        </w:rPr>
        <w:t>what must already be true before the use case can begin</w:t>
      </w:r>
      <w:r w:rsidR="00A24341" w:rsidRPr="00A24341">
        <w:rPr>
          <w:lang w:val="en-ZA"/>
        </w:rPr>
        <w:t>.</w:t>
      </w:r>
    </w:p>
    <w:p w14:paraId="3C29C297" w14:textId="77777777" w:rsidR="00A24341" w:rsidRPr="00A24341" w:rsidRDefault="00A24341" w:rsidP="00A24341">
      <w:pPr>
        <w:rPr>
          <w:lang w:val="en-ZA"/>
        </w:rPr>
      </w:pPr>
    </w:p>
    <w:p w14:paraId="0BA87124" w14:textId="77777777" w:rsidR="00A24341" w:rsidRDefault="00A24341" w:rsidP="00A24341">
      <w:pPr>
        <w:rPr>
          <w:b/>
          <w:bCs/>
          <w:lang w:val="en-ZA"/>
        </w:rPr>
      </w:pPr>
      <w:r w:rsidRPr="00A24341">
        <w:rPr>
          <w:rFonts w:ascii="Segoe UI Symbol" w:hAnsi="Segoe UI Symbol" w:cs="Segoe UI Symbol"/>
          <w:lang w:val="en-ZA"/>
        </w:rPr>
        <w:t>✔</w:t>
      </w:r>
      <w:r w:rsidRPr="00A24341">
        <w:rPr>
          <w:lang w:val="en-ZA"/>
        </w:rPr>
        <w:t xml:space="preserve"> The pre-condition describes the </w:t>
      </w:r>
      <w:r w:rsidRPr="00A24341">
        <w:rPr>
          <w:b/>
          <w:bCs/>
          <w:lang w:val="en-ZA"/>
        </w:rPr>
        <w:t>required system state</w:t>
      </w:r>
    </w:p>
    <w:p w14:paraId="703ABE0B" w14:textId="77777777" w:rsidR="00A24341" w:rsidRDefault="00A24341" w:rsidP="00A24341">
      <w:pPr>
        <w:rPr>
          <w:b/>
          <w:bCs/>
          <w:lang w:val="en-ZA"/>
        </w:rPr>
      </w:pPr>
      <w:r w:rsidRPr="00A24341">
        <w:rPr>
          <w:lang w:val="en-ZA"/>
        </w:rPr>
        <w:br/>
      </w:r>
      <w:r w:rsidRPr="00A24341">
        <w:rPr>
          <w:rFonts w:ascii="Segoe UI Symbol" w:hAnsi="Segoe UI Symbol" w:cs="Segoe UI Symbol"/>
          <w:lang w:val="en-ZA"/>
        </w:rPr>
        <w:t>✔</w:t>
      </w:r>
      <w:r w:rsidRPr="00A24341">
        <w:rPr>
          <w:lang w:val="en-ZA"/>
        </w:rPr>
        <w:t xml:space="preserve"> It explains </w:t>
      </w:r>
      <w:r w:rsidRPr="00A24341">
        <w:rPr>
          <w:b/>
          <w:bCs/>
          <w:lang w:val="en-ZA"/>
        </w:rPr>
        <w:t>what must already exist or be completed</w:t>
      </w:r>
    </w:p>
    <w:p w14:paraId="5751A649" w14:textId="58091A17" w:rsidR="00A24341" w:rsidRDefault="00A24341" w:rsidP="00A24341">
      <w:pPr>
        <w:rPr>
          <w:lang w:val="en-ZA"/>
        </w:rPr>
      </w:pPr>
      <w:r w:rsidRPr="00A24341">
        <w:rPr>
          <w:lang w:val="en-ZA"/>
        </w:rPr>
        <w:br/>
      </w:r>
      <w:r w:rsidRPr="00A24341">
        <w:rPr>
          <w:rFonts w:ascii="Segoe UI Symbol" w:hAnsi="Segoe UI Symbol" w:cs="Segoe UI Symbol"/>
          <w:lang w:val="en-ZA"/>
        </w:rPr>
        <w:t>✔</w:t>
      </w:r>
      <w:r w:rsidRPr="00A24341">
        <w:rPr>
          <w:lang w:val="en-ZA"/>
        </w:rPr>
        <w:t xml:space="preserve"> It is written clearly and concisely</w:t>
      </w:r>
    </w:p>
    <w:p w14:paraId="571FF859" w14:textId="77777777" w:rsidR="00A24341" w:rsidRPr="00A24341" w:rsidRDefault="00A24341" w:rsidP="00A24341">
      <w:pPr>
        <w:rPr>
          <w:lang w:val="en-ZA"/>
        </w:rPr>
      </w:pPr>
    </w:p>
    <w:p w14:paraId="7265223F" w14:textId="77777777" w:rsidR="00A24341" w:rsidRPr="00A24341" w:rsidRDefault="00A24341" w:rsidP="00A24341">
      <w:pPr>
        <w:rPr>
          <w:lang w:val="en-ZA"/>
        </w:rPr>
      </w:pPr>
      <w:r w:rsidRPr="00A24341">
        <w:rPr>
          <w:lang w:val="en-ZA"/>
        </w:rPr>
        <w:t>Examples:</w:t>
      </w:r>
    </w:p>
    <w:p w14:paraId="2CDFC206" w14:textId="77777777" w:rsidR="00A24341" w:rsidRPr="00A24341" w:rsidRDefault="00A24341" w:rsidP="00042249">
      <w:pPr>
        <w:numPr>
          <w:ilvl w:val="0"/>
          <w:numId w:val="7"/>
        </w:numPr>
        <w:rPr>
          <w:lang w:val="en-ZA"/>
        </w:rPr>
      </w:pPr>
      <w:r w:rsidRPr="00A24341">
        <w:rPr>
          <w:lang w:val="en-ZA"/>
        </w:rPr>
        <w:t>The user is registered in the system.</w:t>
      </w:r>
    </w:p>
    <w:p w14:paraId="1F2332D4" w14:textId="77777777" w:rsidR="00A24341" w:rsidRPr="00A24341" w:rsidRDefault="00A24341" w:rsidP="00042249">
      <w:pPr>
        <w:numPr>
          <w:ilvl w:val="0"/>
          <w:numId w:val="7"/>
        </w:numPr>
        <w:rPr>
          <w:lang w:val="en-ZA"/>
        </w:rPr>
      </w:pPr>
      <w:r w:rsidRPr="00A24341">
        <w:rPr>
          <w:lang w:val="en-ZA"/>
        </w:rPr>
        <w:t>The student is logged into the system.</w:t>
      </w:r>
    </w:p>
    <w:p w14:paraId="2461AFE8" w14:textId="77777777" w:rsidR="00A24341" w:rsidRPr="00A24341" w:rsidRDefault="00A24341" w:rsidP="00042249">
      <w:pPr>
        <w:numPr>
          <w:ilvl w:val="0"/>
          <w:numId w:val="7"/>
        </w:numPr>
        <w:rPr>
          <w:lang w:val="en-ZA"/>
        </w:rPr>
      </w:pPr>
      <w:r w:rsidRPr="00A24341">
        <w:rPr>
          <w:lang w:val="en-ZA"/>
        </w:rPr>
        <w:t>Project data has already been uploaded.</w:t>
      </w:r>
    </w:p>
    <w:p w14:paraId="64CE04C7" w14:textId="77777777" w:rsidR="00A24341" w:rsidRDefault="00A24341" w:rsidP="00A24341">
      <w:pPr>
        <w:rPr>
          <w:lang w:val="en-ZA"/>
        </w:rPr>
      </w:pPr>
    </w:p>
    <w:p w14:paraId="52A6164C" w14:textId="0087622D" w:rsidR="00A24341" w:rsidRPr="00A24341" w:rsidRDefault="00A24341" w:rsidP="00A24341">
      <w:pPr>
        <w:rPr>
          <w:lang w:val="en-ZA"/>
        </w:rPr>
      </w:pPr>
      <w:r w:rsidRPr="00A24341">
        <w:rPr>
          <w:lang w:val="en-ZA"/>
        </w:rPr>
        <w:t>Avoid:</w:t>
      </w:r>
    </w:p>
    <w:p w14:paraId="48B2323B" w14:textId="77777777" w:rsidR="00A24341" w:rsidRPr="00A24341" w:rsidRDefault="00A24341" w:rsidP="00042249">
      <w:pPr>
        <w:numPr>
          <w:ilvl w:val="0"/>
          <w:numId w:val="8"/>
        </w:numPr>
        <w:rPr>
          <w:lang w:val="en-ZA"/>
        </w:rPr>
      </w:pPr>
      <w:r w:rsidRPr="00A24341">
        <w:rPr>
          <w:lang w:val="en-ZA"/>
        </w:rPr>
        <w:t>Describing the steps of the use case</w:t>
      </w:r>
    </w:p>
    <w:p w14:paraId="773DEC5A" w14:textId="77777777" w:rsidR="00A24341" w:rsidRPr="00A24341" w:rsidRDefault="00A24341" w:rsidP="00042249">
      <w:pPr>
        <w:numPr>
          <w:ilvl w:val="0"/>
          <w:numId w:val="8"/>
        </w:numPr>
        <w:rPr>
          <w:lang w:val="en-ZA"/>
        </w:rPr>
      </w:pPr>
      <w:r w:rsidRPr="00A24341">
        <w:rPr>
          <w:lang w:val="en-ZA"/>
        </w:rPr>
        <w:t>Repeating information from the basic flow</w:t>
      </w:r>
    </w:p>
    <w:p w14:paraId="5BB3755B" w14:textId="22CDC2FF" w:rsidR="006B3CE1" w:rsidRDefault="006B3CE1" w:rsidP="00B718EF"/>
  </w:comment>
  <w:comment w:id="365" w:author="Janine Nel" w:date="2010-02-09T20:37:00Z" w:initials="Janine">
    <w:p w14:paraId="0EAA07A5" w14:textId="77777777" w:rsidR="006B3CE1" w:rsidRPr="002E36B1" w:rsidRDefault="006B3CE1" w:rsidP="00B718EF">
      <w:pPr>
        <w:rPr>
          <w:color w:val="000000" w:themeColor="text1"/>
        </w:rPr>
      </w:pPr>
      <w:r>
        <w:annotationRef/>
      </w:r>
    </w:p>
    <w:p w14:paraId="7FEC602E" w14:textId="77777777" w:rsidR="00CB5DFA" w:rsidRDefault="00CB5DFA" w:rsidP="00CB5DFA">
      <w:pPr>
        <w:rPr>
          <w:rFonts w:cs="Arial"/>
          <w:color w:val="000000" w:themeColor="text1"/>
          <w:shd w:val="clear" w:color="auto" w:fill="FFFFFF"/>
          <w:lang w:val="en-ZA"/>
        </w:rPr>
      </w:pPr>
      <w:r w:rsidRPr="00CB5DFA">
        <w:rPr>
          <w:rFonts w:cs="Arial"/>
          <w:color w:val="000000" w:themeColor="text1"/>
          <w:shd w:val="clear" w:color="auto" w:fill="FFFFFF"/>
          <w:lang w:val="en-ZA"/>
        </w:rPr>
        <w:t xml:space="preserve">Triggers describe </w:t>
      </w:r>
      <w:r w:rsidRPr="00CB5DFA">
        <w:rPr>
          <w:rFonts w:cs="Arial"/>
          <w:b/>
          <w:bCs/>
          <w:color w:val="000000" w:themeColor="text1"/>
          <w:shd w:val="clear" w:color="auto" w:fill="FFFFFF"/>
          <w:lang w:val="en-ZA"/>
        </w:rPr>
        <w:t>the event that starts the use case</w:t>
      </w:r>
      <w:r w:rsidRPr="00CB5DFA">
        <w:rPr>
          <w:rFonts w:cs="Arial"/>
          <w:color w:val="000000" w:themeColor="text1"/>
          <w:shd w:val="clear" w:color="auto" w:fill="FFFFFF"/>
          <w:lang w:val="en-ZA"/>
        </w:rPr>
        <w:t>.</w:t>
      </w:r>
    </w:p>
    <w:p w14:paraId="4D492FB9" w14:textId="77777777" w:rsidR="00CB5DFA" w:rsidRPr="00CB5DFA" w:rsidRDefault="00CB5DFA" w:rsidP="00CB5DFA">
      <w:pPr>
        <w:rPr>
          <w:rFonts w:cs="Arial"/>
          <w:color w:val="000000" w:themeColor="text1"/>
          <w:shd w:val="clear" w:color="auto" w:fill="FFFFFF"/>
          <w:lang w:val="en-ZA"/>
        </w:rPr>
      </w:pPr>
    </w:p>
    <w:p w14:paraId="46BE20E9" w14:textId="77777777" w:rsidR="00CB5DFA" w:rsidRDefault="00CB5DFA" w:rsidP="00CB5DFA">
      <w:pPr>
        <w:rPr>
          <w:rFonts w:cs="Arial"/>
          <w:b/>
          <w:bCs/>
          <w:color w:val="000000" w:themeColor="text1"/>
          <w:shd w:val="clear" w:color="auto" w:fill="FFFFFF"/>
          <w:lang w:val="en-ZA"/>
        </w:rPr>
      </w:pPr>
      <w:r w:rsidRPr="00CB5DFA">
        <w:rPr>
          <w:rFonts w:ascii="Segoe UI Symbol" w:hAnsi="Segoe UI Symbol" w:cs="Segoe UI Symbol"/>
          <w:color w:val="000000" w:themeColor="text1"/>
          <w:shd w:val="clear" w:color="auto" w:fill="FFFFFF"/>
          <w:lang w:val="en-ZA"/>
        </w:rPr>
        <w:t>✔</w:t>
      </w:r>
      <w:r w:rsidRPr="00CB5DFA">
        <w:rPr>
          <w:rFonts w:cs="Arial"/>
          <w:color w:val="000000" w:themeColor="text1"/>
          <w:shd w:val="clear" w:color="auto" w:fill="FFFFFF"/>
          <w:lang w:val="en-ZA"/>
        </w:rPr>
        <w:t xml:space="preserve"> The trigger clearly explains </w:t>
      </w:r>
      <w:r w:rsidRPr="00CB5DFA">
        <w:rPr>
          <w:rFonts w:cs="Arial"/>
          <w:b/>
          <w:bCs/>
          <w:color w:val="000000" w:themeColor="text1"/>
          <w:shd w:val="clear" w:color="auto" w:fill="FFFFFF"/>
          <w:lang w:val="en-ZA"/>
        </w:rPr>
        <w:t>what action initiates the use case</w:t>
      </w:r>
    </w:p>
    <w:p w14:paraId="2A32B22F" w14:textId="0BB8AC7E" w:rsidR="00CB5DFA" w:rsidRPr="00CB5DFA" w:rsidRDefault="00CB5DFA" w:rsidP="00CB5DFA">
      <w:pPr>
        <w:rPr>
          <w:rFonts w:cs="Arial"/>
          <w:color w:val="000000" w:themeColor="text1"/>
          <w:shd w:val="clear" w:color="auto" w:fill="FFFFFF"/>
          <w:lang w:val="en-ZA"/>
        </w:rPr>
      </w:pPr>
      <w:r w:rsidRPr="00CB5DFA">
        <w:rPr>
          <w:rFonts w:cs="Arial"/>
          <w:color w:val="000000" w:themeColor="text1"/>
          <w:shd w:val="clear" w:color="auto" w:fill="FFFFFF"/>
          <w:lang w:val="en-ZA"/>
        </w:rPr>
        <w:br/>
      </w:r>
      <w:r w:rsidRPr="00CB5DFA">
        <w:rPr>
          <w:rFonts w:ascii="Segoe UI Symbol" w:hAnsi="Segoe UI Symbol" w:cs="Segoe UI Symbol"/>
          <w:color w:val="000000" w:themeColor="text1"/>
          <w:shd w:val="clear" w:color="auto" w:fill="FFFFFF"/>
          <w:lang w:val="en-ZA"/>
        </w:rPr>
        <w:t>✔</w:t>
      </w:r>
      <w:r w:rsidRPr="00CB5DFA">
        <w:rPr>
          <w:rFonts w:cs="Arial"/>
          <w:color w:val="000000" w:themeColor="text1"/>
          <w:shd w:val="clear" w:color="auto" w:fill="FFFFFF"/>
          <w:lang w:val="en-ZA"/>
        </w:rPr>
        <w:t xml:space="preserve"> The trigger is usually an </w:t>
      </w:r>
      <w:r w:rsidRPr="00CB5DFA">
        <w:rPr>
          <w:rFonts w:cs="Arial"/>
          <w:b/>
          <w:bCs/>
          <w:color w:val="000000" w:themeColor="text1"/>
          <w:shd w:val="clear" w:color="auto" w:fill="FFFFFF"/>
          <w:lang w:val="en-ZA"/>
        </w:rPr>
        <w:t>actor action</w:t>
      </w:r>
    </w:p>
    <w:p w14:paraId="41C4AD61" w14:textId="77777777" w:rsidR="00CB5DFA" w:rsidRDefault="00CB5DFA" w:rsidP="00CB5DFA">
      <w:pPr>
        <w:rPr>
          <w:rFonts w:cs="Arial"/>
          <w:color w:val="000000" w:themeColor="text1"/>
          <w:shd w:val="clear" w:color="auto" w:fill="FFFFFF"/>
          <w:lang w:val="en-ZA"/>
        </w:rPr>
      </w:pPr>
    </w:p>
    <w:p w14:paraId="75EA7715" w14:textId="7369ED62" w:rsidR="00CB5DFA" w:rsidRPr="00CB5DFA" w:rsidRDefault="00CB5DFA" w:rsidP="00CB5DFA">
      <w:pPr>
        <w:rPr>
          <w:rFonts w:cs="Arial"/>
          <w:color w:val="000000" w:themeColor="text1"/>
          <w:shd w:val="clear" w:color="auto" w:fill="FFFFFF"/>
          <w:lang w:val="en-ZA"/>
        </w:rPr>
      </w:pPr>
      <w:r w:rsidRPr="00CB5DFA">
        <w:rPr>
          <w:rFonts w:cs="Arial"/>
          <w:color w:val="000000" w:themeColor="text1"/>
          <w:shd w:val="clear" w:color="auto" w:fill="FFFFFF"/>
          <w:lang w:val="en-ZA"/>
        </w:rPr>
        <w:t>Examples:</w:t>
      </w:r>
    </w:p>
    <w:p w14:paraId="3EE761CE" w14:textId="77777777" w:rsidR="00CB5DFA" w:rsidRPr="00CB5DFA" w:rsidRDefault="00CB5DFA" w:rsidP="00042249">
      <w:pPr>
        <w:numPr>
          <w:ilvl w:val="0"/>
          <w:numId w:val="9"/>
        </w:numPr>
        <w:rPr>
          <w:rFonts w:cs="Arial"/>
          <w:color w:val="000000" w:themeColor="text1"/>
          <w:shd w:val="clear" w:color="auto" w:fill="FFFFFF"/>
          <w:lang w:val="en-ZA"/>
        </w:rPr>
      </w:pPr>
      <w:r w:rsidRPr="00CB5DFA">
        <w:rPr>
          <w:rFonts w:cs="Arial"/>
          <w:color w:val="000000" w:themeColor="text1"/>
          <w:shd w:val="clear" w:color="auto" w:fill="FFFFFF"/>
          <w:lang w:val="en-ZA"/>
        </w:rPr>
        <w:t xml:space="preserve">The student selects </w:t>
      </w:r>
      <w:r w:rsidRPr="00CB5DFA">
        <w:rPr>
          <w:rFonts w:cs="Arial"/>
          <w:b/>
          <w:bCs/>
          <w:color w:val="000000" w:themeColor="text1"/>
          <w:shd w:val="clear" w:color="auto" w:fill="FFFFFF"/>
          <w:lang w:val="en-ZA"/>
        </w:rPr>
        <w:t>Submit Project Preferences</w:t>
      </w:r>
      <w:r w:rsidRPr="00CB5DFA">
        <w:rPr>
          <w:rFonts w:cs="Arial"/>
          <w:color w:val="000000" w:themeColor="text1"/>
          <w:shd w:val="clear" w:color="auto" w:fill="FFFFFF"/>
          <w:lang w:val="en-ZA"/>
        </w:rPr>
        <w:t>.</w:t>
      </w:r>
    </w:p>
    <w:p w14:paraId="4D9FFB5E" w14:textId="77777777" w:rsidR="00CB5DFA" w:rsidRPr="00CB5DFA" w:rsidRDefault="00CB5DFA" w:rsidP="00042249">
      <w:pPr>
        <w:numPr>
          <w:ilvl w:val="0"/>
          <w:numId w:val="9"/>
        </w:numPr>
        <w:rPr>
          <w:rFonts w:cs="Arial"/>
          <w:color w:val="000000" w:themeColor="text1"/>
          <w:shd w:val="clear" w:color="auto" w:fill="FFFFFF"/>
          <w:lang w:val="en-ZA"/>
        </w:rPr>
      </w:pPr>
      <w:r w:rsidRPr="00CB5DFA">
        <w:rPr>
          <w:rFonts w:cs="Arial"/>
          <w:color w:val="000000" w:themeColor="text1"/>
          <w:shd w:val="clear" w:color="auto" w:fill="FFFFFF"/>
          <w:lang w:val="en-ZA"/>
        </w:rPr>
        <w:t xml:space="preserve">The lecturer opens the </w:t>
      </w:r>
      <w:r w:rsidRPr="00CB5DFA">
        <w:rPr>
          <w:rFonts w:cs="Arial"/>
          <w:b/>
          <w:bCs/>
          <w:color w:val="000000" w:themeColor="text1"/>
          <w:shd w:val="clear" w:color="auto" w:fill="FFFFFF"/>
          <w:lang w:val="en-ZA"/>
        </w:rPr>
        <w:t>Project Dashboard</w:t>
      </w:r>
      <w:r w:rsidRPr="00CB5DFA">
        <w:rPr>
          <w:rFonts w:cs="Arial"/>
          <w:color w:val="000000" w:themeColor="text1"/>
          <w:shd w:val="clear" w:color="auto" w:fill="FFFFFF"/>
          <w:lang w:val="en-ZA"/>
        </w:rPr>
        <w:t>.</w:t>
      </w:r>
    </w:p>
    <w:p w14:paraId="0D7B35B2" w14:textId="77777777" w:rsidR="00CB5DFA" w:rsidRDefault="00CB5DFA" w:rsidP="00042249">
      <w:pPr>
        <w:numPr>
          <w:ilvl w:val="0"/>
          <w:numId w:val="9"/>
        </w:numPr>
        <w:rPr>
          <w:rFonts w:cs="Arial"/>
          <w:color w:val="000000" w:themeColor="text1"/>
          <w:shd w:val="clear" w:color="auto" w:fill="FFFFFF"/>
          <w:lang w:val="en-ZA"/>
        </w:rPr>
      </w:pPr>
      <w:r w:rsidRPr="00CB5DFA">
        <w:rPr>
          <w:rFonts w:cs="Arial"/>
          <w:color w:val="000000" w:themeColor="text1"/>
          <w:shd w:val="clear" w:color="auto" w:fill="FFFFFF"/>
          <w:lang w:val="en-ZA"/>
        </w:rPr>
        <w:t xml:space="preserve">The administrator clicks </w:t>
      </w:r>
      <w:r w:rsidRPr="00CB5DFA">
        <w:rPr>
          <w:rFonts w:cs="Arial"/>
          <w:b/>
          <w:bCs/>
          <w:color w:val="000000" w:themeColor="text1"/>
          <w:shd w:val="clear" w:color="auto" w:fill="FFFFFF"/>
          <w:lang w:val="en-ZA"/>
        </w:rPr>
        <w:t>Generate Report</w:t>
      </w:r>
      <w:r w:rsidRPr="00CB5DFA">
        <w:rPr>
          <w:rFonts w:cs="Arial"/>
          <w:color w:val="000000" w:themeColor="text1"/>
          <w:shd w:val="clear" w:color="auto" w:fill="FFFFFF"/>
          <w:lang w:val="en-ZA"/>
        </w:rPr>
        <w:t>.</w:t>
      </w:r>
    </w:p>
    <w:p w14:paraId="5A08CB45" w14:textId="77777777" w:rsidR="00CB5DFA" w:rsidRPr="00CB5DFA" w:rsidRDefault="00CB5DFA" w:rsidP="00042249">
      <w:pPr>
        <w:numPr>
          <w:ilvl w:val="0"/>
          <w:numId w:val="9"/>
        </w:numPr>
        <w:rPr>
          <w:rFonts w:cs="Arial"/>
          <w:color w:val="000000" w:themeColor="text1"/>
          <w:shd w:val="clear" w:color="auto" w:fill="FFFFFF"/>
          <w:lang w:val="en-ZA"/>
        </w:rPr>
      </w:pPr>
    </w:p>
    <w:p w14:paraId="4AC79A65" w14:textId="77777777" w:rsidR="00CB5DFA" w:rsidRPr="00CB5DFA" w:rsidRDefault="00CB5DFA" w:rsidP="00CB5DFA">
      <w:pPr>
        <w:rPr>
          <w:rFonts w:cs="Arial"/>
          <w:color w:val="000000" w:themeColor="text1"/>
          <w:shd w:val="clear" w:color="auto" w:fill="FFFFFF"/>
          <w:lang w:val="en-ZA"/>
        </w:rPr>
      </w:pPr>
      <w:r w:rsidRPr="00CB5DFA">
        <w:rPr>
          <w:rFonts w:ascii="Segoe UI Symbol" w:hAnsi="Segoe UI Symbol" w:cs="Segoe UI Symbol"/>
          <w:color w:val="000000" w:themeColor="text1"/>
          <w:shd w:val="clear" w:color="auto" w:fill="FFFFFF"/>
          <w:lang w:val="en-ZA"/>
        </w:rPr>
        <w:t>✔</w:t>
      </w:r>
      <w:r w:rsidRPr="00CB5DFA">
        <w:rPr>
          <w:rFonts w:cs="Arial"/>
          <w:color w:val="000000" w:themeColor="text1"/>
          <w:shd w:val="clear" w:color="auto" w:fill="FFFFFF"/>
          <w:lang w:val="en-ZA"/>
        </w:rPr>
        <w:t xml:space="preserve"> The trigger is </w:t>
      </w:r>
      <w:r w:rsidRPr="00CB5DFA">
        <w:rPr>
          <w:rFonts w:cs="Arial"/>
          <w:b/>
          <w:bCs/>
          <w:color w:val="000000" w:themeColor="text1"/>
          <w:shd w:val="clear" w:color="auto" w:fill="FFFFFF"/>
          <w:lang w:val="en-ZA"/>
        </w:rPr>
        <w:t>clear and specific</w:t>
      </w:r>
    </w:p>
    <w:p w14:paraId="0BC0F812" w14:textId="77777777" w:rsidR="00CB5DFA" w:rsidRDefault="00CB5DFA" w:rsidP="00B718EF">
      <w:pPr>
        <w:rPr>
          <w:rFonts w:cs="Arial"/>
          <w:color w:val="000000" w:themeColor="text1"/>
          <w:shd w:val="clear" w:color="auto" w:fill="FFFFFF"/>
        </w:rPr>
      </w:pPr>
    </w:p>
    <w:p w14:paraId="2BF3F86B" w14:textId="6D339016" w:rsidR="002E36B1" w:rsidRPr="002E36B1" w:rsidRDefault="002E36B1" w:rsidP="00B718EF">
      <w:pPr>
        <w:rPr>
          <w:color w:val="000000" w:themeColor="text1"/>
        </w:rPr>
      </w:pPr>
      <w:r>
        <w:rPr>
          <w:color w:val="000000" w:themeColor="text1"/>
        </w:rPr>
        <w:t xml:space="preserve">A trigger can also be that the use case is </w:t>
      </w:r>
      <w:r w:rsidR="005D09A0">
        <w:rPr>
          <w:color w:val="000000" w:themeColor="text1"/>
        </w:rPr>
        <w:t>initiated</w:t>
      </w:r>
      <w:r>
        <w:rPr>
          <w:color w:val="000000" w:themeColor="text1"/>
        </w:rPr>
        <w:t xml:space="preserve"> from another </w:t>
      </w:r>
      <w:r w:rsidR="005D09A0">
        <w:rPr>
          <w:color w:val="000000" w:themeColor="text1"/>
        </w:rPr>
        <w:t>use case i.e. Called by A100</w:t>
      </w:r>
    </w:p>
  </w:comment>
  <w:comment w:id="366" w:author="Janine Nel" w:date="2010-02-09T20:39:00Z" w:initials="Janine">
    <w:p w14:paraId="498DF28B" w14:textId="77777777" w:rsidR="006B3CE1" w:rsidRDefault="006B3CE1" w:rsidP="00B718EF">
      <w:r>
        <w:annotationRef/>
      </w:r>
    </w:p>
    <w:p w14:paraId="70D260E9" w14:textId="77777777" w:rsidR="00CB5DFA" w:rsidRDefault="00CB5DFA" w:rsidP="00CB5DFA">
      <w:pPr>
        <w:rPr>
          <w:color w:val="000000" w:themeColor="text1"/>
          <w:lang w:val="en-ZA"/>
        </w:rPr>
      </w:pPr>
      <w:r w:rsidRPr="00CB5DFA">
        <w:rPr>
          <w:color w:val="000000" w:themeColor="text1"/>
          <w:lang w:val="en-ZA"/>
        </w:rPr>
        <w:t xml:space="preserve">Post-conditions describe </w:t>
      </w:r>
      <w:r w:rsidRPr="00CB5DFA">
        <w:rPr>
          <w:b/>
          <w:bCs/>
          <w:color w:val="000000" w:themeColor="text1"/>
          <w:lang w:val="en-ZA"/>
        </w:rPr>
        <w:t>what must be true after the use case has completed successfully</w:t>
      </w:r>
      <w:r w:rsidRPr="00CB5DFA">
        <w:rPr>
          <w:color w:val="000000" w:themeColor="text1"/>
          <w:lang w:val="en-ZA"/>
        </w:rPr>
        <w:t>.</w:t>
      </w:r>
    </w:p>
    <w:p w14:paraId="0BF87952" w14:textId="77777777" w:rsidR="00CB5DFA" w:rsidRPr="00CB5DFA" w:rsidRDefault="00CB5DFA" w:rsidP="00CB5DFA">
      <w:pPr>
        <w:rPr>
          <w:color w:val="000000" w:themeColor="text1"/>
          <w:lang w:val="en-ZA"/>
        </w:rPr>
      </w:pPr>
    </w:p>
    <w:p w14:paraId="46E88F17" w14:textId="77777777" w:rsidR="00CB5DFA" w:rsidRDefault="00CB5DFA" w:rsidP="00CB5DFA">
      <w:pPr>
        <w:rPr>
          <w:color w:val="000000" w:themeColor="text1"/>
          <w:lang w:val="en-ZA"/>
        </w:rPr>
      </w:pPr>
      <w:r w:rsidRPr="00CB5DFA">
        <w:rPr>
          <w:rFonts w:ascii="Segoe UI Symbol" w:hAnsi="Segoe UI Symbol" w:cs="Segoe UI Symbol"/>
          <w:color w:val="000000" w:themeColor="text1"/>
          <w:lang w:val="en-ZA"/>
        </w:rPr>
        <w:t>✔</w:t>
      </w:r>
      <w:r w:rsidRPr="00CB5DFA">
        <w:rPr>
          <w:color w:val="000000" w:themeColor="text1"/>
          <w:lang w:val="en-ZA"/>
        </w:rPr>
        <w:t xml:space="preserve"> The outcome of the use case is clearly stated</w:t>
      </w:r>
    </w:p>
    <w:p w14:paraId="51DCC274" w14:textId="5652F0B1" w:rsidR="00CB5DFA" w:rsidRPr="00CB5DFA" w:rsidRDefault="00CB5DFA" w:rsidP="00CB5DFA">
      <w:pPr>
        <w:rPr>
          <w:color w:val="000000" w:themeColor="text1"/>
          <w:lang w:val="en-ZA"/>
        </w:rPr>
      </w:pPr>
      <w:r w:rsidRPr="00CB5DFA">
        <w:rPr>
          <w:color w:val="000000" w:themeColor="text1"/>
          <w:lang w:val="en-ZA"/>
        </w:rPr>
        <w:br/>
      </w:r>
      <w:r w:rsidRPr="00CB5DFA">
        <w:rPr>
          <w:rFonts w:ascii="Segoe UI Symbol" w:hAnsi="Segoe UI Symbol" w:cs="Segoe UI Symbol"/>
          <w:color w:val="000000" w:themeColor="text1"/>
          <w:lang w:val="en-ZA"/>
        </w:rPr>
        <w:t>✔</w:t>
      </w:r>
      <w:r w:rsidRPr="00CB5DFA">
        <w:rPr>
          <w:color w:val="000000" w:themeColor="text1"/>
          <w:lang w:val="en-ZA"/>
        </w:rPr>
        <w:t xml:space="preserve"> The result reflects the </w:t>
      </w:r>
      <w:r w:rsidRPr="00CB5DFA">
        <w:rPr>
          <w:b/>
          <w:bCs/>
          <w:color w:val="000000" w:themeColor="text1"/>
          <w:lang w:val="en-ZA"/>
        </w:rPr>
        <w:t>goal of the actor</w:t>
      </w:r>
    </w:p>
    <w:p w14:paraId="2FE4B113" w14:textId="77777777" w:rsidR="00CB5DFA" w:rsidRDefault="00CB5DFA" w:rsidP="00CB5DFA">
      <w:pPr>
        <w:rPr>
          <w:color w:val="000000" w:themeColor="text1"/>
          <w:lang w:val="en-ZA"/>
        </w:rPr>
      </w:pPr>
    </w:p>
    <w:p w14:paraId="1D1CC711" w14:textId="38D3C977" w:rsidR="00CB5DFA" w:rsidRPr="00CB5DFA" w:rsidRDefault="00CB5DFA" w:rsidP="00CB5DFA">
      <w:pPr>
        <w:rPr>
          <w:color w:val="000000" w:themeColor="text1"/>
          <w:lang w:val="en-ZA"/>
        </w:rPr>
      </w:pPr>
      <w:r w:rsidRPr="00CB5DFA">
        <w:rPr>
          <w:color w:val="000000" w:themeColor="text1"/>
          <w:lang w:val="en-ZA"/>
        </w:rPr>
        <w:t>Examples:</w:t>
      </w:r>
    </w:p>
    <w:p w14:paraId="740D925E" w14:textId="77777777" w:rsidR="00CB5DFA" w:rsidRPr="00CB5DFA" w:rsidRDefault="00CB5DFA" w:rsidP="00042249">
      <w:pPr>
        <w:numPr>
          <w:ilvl w:val="0"/>
          <w:numId w:val="10"/>
        </w:numPr>
        <w:rPr>
          <w:color w:val="000000" w:themeColor="text1"/>
          <w:lang w:val="en-ZA"/>
        </w:rPr>
      </w:pPr>
      <w:r w:rsidRPr="00CB5DFA">
        <w:rPr>
          <w:color w:val="000000" w:themeColor="text1"/>
          <w:lang w:val="en-ZA"/>
        </w:rPr>
        <w:t>The student's project preferences are saved.</w:t>
      </w:r>
    </w:p>
    <w:p w14:paraId="47B50D05" w14:textId="77777777" w:rsidR="00CB5DFA" w:rsidRPr="00CB5DFA" w:rsidRDefault="00CB5DFA" w:rsidP="00042249">
      <w:pPr>
        <w:numPr>
          <w:ilvl w:val="0"/>
          <w:numId w:val="10"/>
        </w:numPr>
        <w:rPr>
          <w:color w:val="000000" w:themeColor="text1"/>
          <w:lang w:val="en-ZA"/>
        </w:rPr>
      </w:pPr>
      <w:r w:rsidRPr="00CB5DFA">
        <w:rPr>
          <w:color w:val="000000" w:themeColor="text1"/>
          <w:lang w:val="en-ZA"/>
        </w:rPr>
        <w:t>The system generates the requested report.</w:t>
      </w:r>
    </w:p>
    <w:p w14:paraId="07C14FD0" w14:textId="77777777" w:rsidR="00CB5DFA" w:rsidRDefault="00CB5DFA" w:rsidP="00042249">
      <w:pPr>
        <w:numPr>
          <w:ilvl w:val="0"/>
          <w:numId w:val="10"/>
        </w:numPr>
        <w:rPr>
          <w:color w:val="000000" w:themeColor="text1"/>
          <w:lang w:val="en-ZA"/>
        </w:rPr>
      </w:pPr>
      <w:r w:rsidRPr="00CB5DFA">
        <w:rPr>
          <w:color w:val="000000" w:themeColor="text1"/>
          <w:lang w:val="en-ZA"/>
        </w:rPr>
        <w:t>The project allocation is updated.</w:t>
      </w:r>
    </w:p>
    <w:p w14:paraId="6BDA82AB" w14:textId="77777777" w:rsidR="00CB5DFA" w:rsidRPr="00CB5DFA" w:rsidRDefault="00CB5DFA" w:rsidP="00CB5DFA">
      <w:pPr>
        <w:rPr>
          <w:color w:val="000000" w:themeColor="text1"/>
          <w:lang w:val="en-ZA"/>
        </w:rPr>
      </w:pPr>
    </w:p>
    <w:p w14:paraId="1E1F8D9F" w14:textId="77777777" w:rsidR="00CB5DFA" w:rsidRPr="00CB5DFA" w:rsidRDefault="00CB5DFA" w:rsidP="00CB5DFA">
      <w:pPr>
        <w:rPr>
          <w:color w:val="000000" w:themeColor="text1"/>
          <w:lang w:val="en-ZA"/>
        </w:rPr>
      </w:pPr>
      <w:r w:rsidRPr="00CB5DFA">
        <w:rPr>
          <w:rFonts w:ascii="Segoe UI Symbol" w:hAnsi="Segoe UI Symbol" w:cs="Segoe UI Symbol"/>
          <w:color w:val="000000" w:themeColor="text1"/>
          <w:lang w:val="en-ZA"/>
        </w:rPr>
        <w:t>✔</w:t>
      </w:r>
      <w:r w:rsidRPr="00CB5DFA">
        <w:rPr>
          <w:color w:val="000000" w:themeColor="text1"/>
          <w:lang w:val="en-ZA"/>
        </w:rPr>
        <w:t xml:space="preserve"> The post-condition describes the </w:t>
      </w:r>
      <w:r w:rsidRPr="00CB5DFA">
        <w:rPr>
          <w:b/>
          <w:bCs/>
          <w:color w:val="000000" w:themeColor="text1"/>
          <w:lang w:val="en-ZA"/>
        </w:rPr>
        <w:t>final system state</w:t>
      </w:r>
    </w:p>
    <w:p w14:paraId="76552B0D" w14:textId="04F98CB4" w:rsidR="006B3CE1" w:rsidRPr="00B81786" w:rsidRDefault="006B3CE1" w:rsidP="00B718EF">
      <w:pPr>
        <w:rPr>
          <w:color w:val="000000" w:themeColor="text1"/>
        </w:rPr>
      </w:pPr>
    </w:p>
  </w:comment>
  <w:comment w:id="367" w:author="Janine Nel" w:date="2010-02-09T20:44:00Z" w:initials="Janine">
    <w:p w14:paraId="3C618410" w14:textId="77777777" w:rsidR="008A5CF3" w:rsidRDefault="008A5CF3" w:rsidP="00B718EF">
      <w:r>
        <w:annotationRef/>
      </w:r>
    </w:p>
    <w:p w14:paraId="77B9250E" w14:textId="77777777" w:rsidR="00CB5DFA" w:rsidRDefault="00CB5DFA" w:rsidP="00CB5DFA">
      <w:pPr>
        <w:autoSpaceDE w:val="0"/>
        <w:autoSpaceDN w:val="0"/>
        <w:adjustRightInd w:val="0"/>
        <w:rPr>
          <w:rFonts w:cs="Arial"/>
          <w:sz w:val="18"/>
          <w:szCs w:val="18"/>
          <w:lang w:val="en-ZA" w:eastAsia="en-ZA"/>
        </w:rPr>
      </w:pPr>
      <w:r w:rsidRPr="00CB5DFA">
        <w:rPr>
          <w:rFonts w:cs="Arial"/>
          <w:sz w:val="18"/>
          <w:szCs w:val="18"/>
          <w:lang w:val="en-ZA" w:eastAsia="en-ZA"/>
        </w:rPr>
        <w:t xml:space="preserve">This section describes the </w:t>
      </w:r>
      <w:r w:rsidRPr="00CB5DFA">
        <w:rPr>
          <w:rFonts w:cs="Arial"/>
          <w:b/>
          <w:bCs/>
          <w:sz w:val="18"/>
          <w:szCs w:val="18"/>
          <w:lang w:val="en-ZA" w:eastAsia="en-ZA"/>
        </w:rPr>
        <w:t>main interaction between the actor and the system</w:t>
      </w:r>
      <w:r w:rsidRPr="00CB5DFA">
        <w:rPr>
          <w:rFonts w:cs="Arial"/>
          <w:sz w:val="18"/>
          <w:szCs w:val="18"/>
          <w:lang w:val="en-ZA" w:eastAsia="en-ZA"/>
        </w:rPr>
        <w:t>.</w:t>
      </w:r>
    </w:p>
    <w:p w14:paraId="5EAE25B0" w14:textId="77777777" w:rsidR="00CB5DFA" w:rsidRPr="00CB5DFA" w:rsidRDefault="00CB5DFA" w:rsidP="00CB5DFA">
      <w:pPr>
        <w:autoSpaceDE w:val="0"/>
        <w:autoSpaceDN w:val="0"/>
        <w:adjustRightInd w:val="0"/>
        <w:rPr>
          <w:rFonts w:cs="Arial"/>
          <w:sz w:val="18"/>
          <w:szCs w:val="18"/>
          <w:lang w:val="en-ZA" w:eastAsia="en-ZA"/>
        </w:rPr>
      </w:pPr>
    </w:p>
    <w:p w14:paraId="4E230382" w14:textId="77777777" w:rsidR="00CB5DFA" w:rsidRDefault="00CB5DFA" w:rsidP="00CB5DFA">
      <w:pPr>
        <w:autoSpaceDE w:val="0"/>
        <w:autoSpaceDN w:val="0"/>
        <w:adjustRightInd w:val="0"/>
        <w:rPr>
          <w:rFonts w:cs="Arial"/>
          <w:b/>
          <w:bCs/>
          <w:sz w:val="18"/>
          <w:szCs w:val="18"/>
          <w:lang w:val="en-ZA" w:eastAsia="en-ZA"/>
        </w:rPr>
      </w:pP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The flow contains </w:t>
      </w:r>
      <w:r w:rsidRPr="00CB5DFA">
        <w:rPr>
          <w:rFonts w:cs="Arial"/>
          <w:b/>
          <w:bCs/>
          <w:sz w:val="18"/>
          <w:szCs w:val="18"/>
          <w:lang w:val="en-ZA" w:eastAsia="en-ZA"/>
        </w:rPr>
        <w:t>5–7 logical steps</w:t>
      </w:r>
    </w:p>
    <w:p w14:paraId="31D2FD57" w14:textId="77777777" w:rsidR="00CB5DFA" w:rsidRDefault="00CB5DFA" w:rsidP="00CB5DFA">
      <w:pPr>
        <w:autoSpaceDE w:val="0"/>
        <w:autoSpaceDN w:val="0"/>
        <w:adjustRightInd w:val="0"/>
        <w:rPr>
          <w:rFonts w:cs="Arial"/>
          <w:b/>
          <w:bCs/>
          <w:sz w:val="18"/>
          <w:szCs w:val="18"/>
          <w:lang w:val="en-ZA" w:eastAsia="en-ZA"/>
        </w:rPr>
      </w:pPr>
      <w:r w:rsidRPr="00CB5DFA">
        <w:rPr>
          <w:rFonts w:cs="Arial"/>
          <w:sz w:val="18"/>
          <w:szCs w:val="18"/>
          <w:lang w:val="en-ZA" w:eastAsia="en-ZA"/>
        </w:rPr>
        <w:br/>
      </w: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Steps are written in </w:t>
      </w:r>
      <w:r w:rsidRPr="00CB5DFA">
        <w:rPr>
          <w:rFonts w:cs="Arial"/>
          <w:b/>
          <w:bCs/>
          <w:sz w:val="18"/>
          <w:szCs w:val="18"/>
          <w:lang w:val="en-ZA" w:eastAsia="en-ZA"/>
        </w:rPr>
        <w:t>numbered order</w:t>
      </w:r>
    </w:p>
    <w:p w14:paraId="14CF74DD" w14:textId="304A6A0B" w:rsidR="00CB5DFA" w:rsidRDefault="00CB5DFA" w:rsidP="00CB5DFA">
      <w:pPr>
        <w:autoSpaceDE w:val="0"/>
        <w:autoSpaceDN w:val="0"/>
        <w:adjustRightInd w:val="0"/>
        <w:rPr>
          <w:rFonts w:cs="Arial"/>
          <w:b/>
          <w:bCs/>
          <w:sz w:val="18"/>
          <w:szCs w:val="18"/>
          <w:lang w:val="en-ZA" w:eastAsia="en-ZA"/>
        </w:rPr>
      </w:pPr>
      <w:r w:rsidRPr="00CB5DFA">
        <w:rPr>
          <w:rFonts w:cs="Arial"/>
          <w:sz w:val="18"/>
          <w:szCs w:val="18"/>
          <w:lang w:val="en-ZA" w:eastAsia="en-ZA"/>
        </w:rPr>
        <w:br/>
      </w: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Each step clearly indicates whether it is performed by </w:t>
      </w:r>
      <w:r w:rsidRPr="00CB5DFA">
        <w:rPr>
          <w:rFonts w:cs="Arial"/>
          <w:b/>
          <w:bCs/>
          <w:sz w:val="18"/>
          <w:szCs w:val="18"/>
          <w:lang w:val="en-ZA" w:eastAsia="en-ZA"/>
        </w:rPr>
        <w:t>the actor or the system</w:t>
      </w:r>
    </w:p>
    <w:p w14:paraId="71052A74" w14:textId="77777777" w:rsidR="00CB5DFA" w:rsidRPr="00CB5DFA" w:rsidRDefault="00CB5DFA" w:rsidP="00CB5DFA">
      <w:pPr>
        <w:autoSpaceDE w:val="0"/>
        <w:autoSpaceDN w:val="0"/>
        <w:adjustRightInd w:val="0"/>
        <w:rPr>
          <w:rFonts w:cs="Arial"/>
          <w:sz w:val="18"/>
          <w:szCs w:val="18"/>
          <w:lang w:val="en-ZA" w:eastAsia="en-ZA"/>
        </w:rPr>
      </w:pPr>
    </w:p>
    <w:p w14:paraId="75C2EF9D" w14:textId="77777777" w:rsidR="00CB5DFA" w:rsidRPr="00CB5DFA" w:rsidRDefault="00CB5DFA" w:rsidP="00CB5DFA">
      <w:pPr>
        <w:autoSpaceDE w:val="0"/>
        <w:autoSpaceDN w:val="0"/>
        <w:adjustRightInd w:val="0"/>
        <w:rPr>
          <w:rFonts w:cs="Arial"/>
          <w:sz w:val="18"/>
          <w:szCs w:val="18"/>
          <w:lang w:val="en-ZA" w:eastAsia="en-ZA"/>
        </w:rPr>
      </w:pPr>
      <w:r w:rsidRPr="00CB5DFA">
        <w:rPr>
          <w:rFonts w:cs="Arial"/>
          <w:sz w:val="18"/>
          <w:szCs w:val="18"/>
          <w:lang w:val="en-ZA" w:eastAsia="en-ZA"/>
        </w:rPr>
        <w:t>Example format:</w:t>
      </w:r>
    </w:p>
    <w:p w14:paraId="526F561E" w14:textId="77777777" w:rsidR="00CB5DFA" w:rsidRPr="00CB5DFA" w:rsidRDefault="00CB5DFA" w:rsidP="00042249">
      <w:pPr>
        <w:numPr>
          <w:ilvl w:val="0"/>
          <w:numId w:val="11"/>
        </w:numPr>
        <w:autoSpaceDE w:val="0"/>
        <w:autoSpaceDN w:val="0"/>
        <w:adjustRightInd w:val="0"/>
        <w:rPr>
          <w:rFonts w:cs="Arial"/>
          <w:sz w:val="18"/>
          <w:szCs w:val="18"/>
          <w:lang w:val="en-ZA" w:eastAsia="en-ZA"/>
        </w:rPr>
      </w:pPr>
      <w:r w:rsidRPr="00CB5DFA">
        <w:rPr>
          <w:rFonts w:cs="Arial"/>
          <w:sz w:val="18"/>
          <w:szCs w:val="18"/>
          <w:lang w:val="en-ZA" w:eastAsia="en-ZA"/>
        </w:rPr>
        <w:t xml:space="preserve">The </w:t>
      </w:r>
      <w:r w:rsidRPr="00CB5DFA">
        <w:rPr>
          <w:rFonts w:cs="Arial"/>
          <w:b/>
          <w:bCs/>
          <w:sz w:val="18"/>
          <w:szCs w:val="18"/>
          <w:lang w:val="en-ZA" w:eastAsia="en-ZA"/>
        </w:rPr>
        <w:t>student logs into the system</w:t>
      </w:r>
      <w:r w:rsidRPr="00CB5DFA">
        <w:rPr>
          <w:rFonts w:cs="Arial"/>
          <w:sz w:val="18"/>
          <w:szCs w:val="18"/>
          <w:lang w:val="en-ZA" w:eastAsia="en-ZA"/>
        </w:rPr>
        <w:t>.</w:t>
      </w:r>
    </w:p>
    <w:p w14:paraId="14478EF3" w14:textId="77777777" w:rsidR="00CB5DFA" w:rsidRPr="00CB5DFA" w:rsidRDefault="00CB5DFA" w:rsidP="00042249">
      <w:pPr>
        <w:numPr>
          <w:ilvl w:val="0"/>
          <w:numId w:val="11"/>
        </w:numPr>
        <w:autoSpaceDE w:val="0"/>
        <w:autoSpaceDN w:val="0"/>
        <w:adjustRightInd w:val="0"/>
        <w:rPr>
          <w:rFonts w:cs="Arial"/>
          <w:sz w:val="18"/>
          <w:szCs w:val="18"/>
          <w:lang w:val="en-ZA" w:eastAsia="en-ZA"/>
        </w:rPr>
      </w:pPr>
      <w:r w:rsidRPr="00CB5DFA">
        <w:rPr>
          <w:rFonts w:cs="Arial"/>
          <w:sz w:val="18"/>
          <w:szCs w:val="18"/>
          <w:lang w:val="en-ZA" w:eastAsia="en-ZA"/>
        </w:rPr>
        <w:t xml:space="preserve">The </w:t>
      </w:r>
      <w:r w:rsidRPr="00CB5DFA">
        <w:rPr>
          <w:rFonts w:cs="Arial"/>
          <w:b/>
          <w:bCs/>
          <w:sz w:val="18"/>
          <w:szCs w:val="18"/>
          <w:lang w:val="en-ZA" w:eastAsia="en-ZA"/>
        </w:rPr>
        <w:t>system displays the list of available projects</w:t>
      </w:r>
      <w:r w:rsidRPr="00CB5DFA">
        <w:rPr>
          <w:rFonts w:cs="Arial"/>
          <w:sz w:val="18"/>
          <w:szCs w:val="18"/>
          <w:lang w:val="en-ZA" w:eastAsia="en-ZA"/>
        </w:rPr>
        <w:t>.</w:t>
      </w:r>
    </w:p>
    <w:p w14:paraId="1843AFC9" w14:textId="77777777" w:rsidR="00CB5DFA" w:rsidRPr="00CB5DFA" w:rsidRDefault="00CB5DFA" w:rsidP="00042249">
      <w:pPr>
        <w:numPr>
          <w:ilvl w:val="0"/>
          <w:numId w:val="11"/>
        </w:numPr>
        <w:autoSpaceDE w:val="0"/>
        <w:autoSpaceDN w:val="0"/>
        <w:adjustRightInd w:val="0"/>
        <w:rPr>
          <w:rFonts w:cs="Arial"/>
          <w:sz w:val="18"/>
          <w:szCs w:val="18"/>
          <w:lang w:val="en-ZA" w:eastAsia="en-ZA"/>
        </w:rPr>
      </w:pPr>
      <w:r w:rsidRPr="00CB5DFA">
        <w:rPr>
          <w:rFonts w:cs="Arial"/>
          <w:sz w:val="18"/>
          <w:szCs w:val="18"/>
          <w:lang w:val="en-ZA" w:eastAsia="en-ZA"/>
        </w:rPr>
        <w:t xml:space="preserve">The </w:t>
      </w:r>
      <w:r w:rsidRPr="00CB5DFA">
        <w:rPr>
          <w:rFonts w:cs="Arial"/>
          <w:b/>
          <w:bCs/>
          <w:sz w:val="18"/>
          <w:szCs w:val="18"/>
          <w:lang w:val="en-ZA" w:eastAsia="en-ZA"/>
        </w:rPr>
        <w:t>student selects preferred projects</w:t>
      </w:r>
      <w:r w:rsidRPr="00CB5DFA">
        <w:rPr>
          <w:rFonts w:cs="Arial"/>
          <w:sz w:val="18"/>
          <w:szCs w:val="18"/>
          <w:lang w:val="en-ZA" w:eastAsia="en-ZA"/>
        </w:rPr>
        <w:t>.</w:t>
      </w:r>
    </w:p>
    <w:p w14:paraId="77BB6BA3" w14:textId="77777777" w:rsidR="00CB5DFA" w:rsidRPr="00CB5DFA" w:rsidRDefault="00CB5DFA" w:rsidP="00042249">
      <w:pPr>
        <w:numPr>
          <w:ilvl w:val="0"/>
          <w:numId w:val="11"/>
        </w:numPr>
        <w:autoSpaceDE w:val="0"/>
        <w:autoSpaceDN w:val="0"/>
        <w:adjustRightInd w:val="0"/>
        <w:rPr>
          <w:rFonts w:cs="Arial"/>
          <w:sz w:val="18"/>
          <w:szCs w:val="18"/>
          <w:lang w:val="en-ZA" w:eastAsia="en-ZA"/>
        </w:rPr>
      </w:pPr>
      <w:r w:rsidRPr="00CB5DFA">
        <w:rPr>
          <w:rFonts w:cs="Arial"/>
          <w:sz w:val="18"/>
          <w:szCs w:val="18"/>
          <w:lang w:val="en-ZA" w:eastAsia="en-ZA"/>
        </w:rPr>
        <w:t xml:space="preserve">The </w:t>
      </w:r>
      <w:r w:rsidRPr="00CB5DFA">
        <w:rPr>
          <w:rFonts w:cs="Arial"/>
          <w:b/>
          <w:bCs/>
          <w:sz w:val="18"/>
          <w:szCs w:val="18"/>
          <w:lang w:val="en-ZA" w:eastAsia="en-ZA"/>
        </w:rPr>
        <w:t>system records the selections</w:t>
      </w:r>
      <w:r w:rsidRPr="00CB5DFA">
        <w:rPr>
          <w:rFonts w:cs="Arial"/>
          <w:sz w:val="18"/>
          <w:szCs w:val="18"/>
          <w:lang w:val="en-ZA" w:eastAsia="en-ZA"/>
        </w:rPr>
        <w:t>.</w:t>
      </w:r>
    </w:p>
    <w:p w14:paraId="6C1D4034" w14:textId="77777777" w:rsidR="00CB5DFA" w:rsidRDefault="00CB5DFA" w:rsidP="00042249">
      <w:pPr>
        <w:numPr>
          <w:ilvl w:val="0"/>
          <w:numId w:val="11"/>
        </w:numPr>
        <w:autoSpaceDE w:val="0"/>
        <w:autoSpaceDN w:val="0"/>
        <w:adjustRightInd w:val="0"/>
        <w:rPr>
          <w:rFonts w:cs="Arial"/>
          <w:sz w:val="18"/>
          <w:szCs w:val="18"/>
          <w:lang w:val="en-ZA" w:eastAsia="en-ZA"/>
        </w:rPr>
      </w:pPr>
      <w:r w:rsidRPr="00CB5DFA">
        <w:rPr>
          <w:rFonts w:cs="Arial"/>
          <w:sz w:val="18"/>
          <w:szCs w:val="18"/>
          <w:lang w:val="en-ZA" w:eastAsia="en-ZA"/>
        </w:rPr>
        <w:t xml:space="preserve">The </w:t>
      </w:r>
      <w:r w:rsidRPr="00CB5DFA">
        <w:rPr>
          <w:rFonts w:cs="Arial"/>
          <w:b/>
          <w:bCs/>
          <w:sz w:val="18"/>
          <w:szCs w:val="18"/>
          <w:lang w:val="en-ZA" w:eastAsia="en-ZA"/>
        </w:rPr>
        <w:t>system confirms submission</w:t>
      </w:r>
      <w:r w:rsidRPr="00CB5DFA">
        <w:rPr>
          <w:rFonts w:cs="Arial"/>
          <w:sz w:val="18"/>
          <w:szCs w:val="18"/>
          <w:lang w:val="en-ZA" w:eastAsia="en-ZA"/>
        </w:rPr>
        <w:t>.</w:t>
      </w:r>
    </w:p>
    <w:p w14:paraId="5B636E45" w14:textId="77777777" w:rsidR="00CB5DFA" w:rsidRPr="00CB5DFA" w:rsidRDefault="00CB5DFA" w:rsidP="00CB5DFA">
      <w:pPr>
        <w:autoSpaceDE w:val="0"/>
        <w:autoSpaceDN w:val="0"/>
        <w:adjustRightInd w:val="0"/>
        <w:rPr>
          <w:rFonts w:cs="Arial"/>
          <w:sz w:val="18"/>
          <w:szCs w:val="18"/>
          <w:lang w:val="en-ZA" w:eastAsia="en-ZA"/>
        </w:rPr>
      </w:pPr>
    </w:p>
    <w:p w14:paraId="1E3FECC0" w14:textId="77777777" w:rsidR="00CB5DFA" w:rsidRDefault="00CB5DFA" w:rsidP="00CB5DFA">
      <w:pPr>
        <w:autoSpaceDE w:val="0"/>
        <w:autoSpaceDN w:val="0"/>
        <w:adjustRightInd w:val="0"/>
        <w:rPr>
          <w:rFonts w:cs="Arial"/>
          <w:b/>
          <w:bCs/>
          <w:sz w:val="18"/>
          <w:szCs w:val="18"/>
          <w:lang w:val="en-ZA" w:eastAsia="en-ZA"/>
        </w:rPr>
      </w:pP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Steps are </w:t>
      </w:r>
      <w:r w:rsidRPr="00CB5DFA">
        <w:rPr>
          <w:rFonts w:cs="Arial"/>
          <w:b/>
          <w:bCs/>
          <w:sz w:val="18"/>
          <w:szCs w:val="18"/>
          <w:lang w:val="en-ZA" w:eastAsia="en-ZA"/>
        </w:rPr>
        <w:t>clear, concise, and logical</w:t>
      </w:r>
    </w:p>
    <w:p w14:paraId="2837F058" w14:textId="77777777" w:rsidR="00CB5DFA" w:rsidRDefault="00CB5DFA" w:rsidP="00CB5DFA">
      <w:pPr>
        <w:autoSpaceDE w:val="0"/>
        <w:autoSpaceDN w:val="0"/>
        <w:adjustRightInd w:val="0"/>
        <w:rPr>
          <w:rFonts w:cs="Arial"/>
          <w:sz w:val="18"/>
          <w:szCs w:val="18"/>
          <w:lang w:val="en-ZA" w:eastAsia="en-ZA"/>
        </w:rPr>
      </w:pPr>
      <w:r w:rsidRPr="00CB5DFA">
        <w:rPr>
          <w:rFonts w:cs="Arial"/>
          <w:sz w:val="18"/>
          <w:szCs w:val="18"/>
          <w:lang w:val="en-ZA" w:eastAsia="en-ZA"/>
        </w:rPr>
        <w:br/>
      </w: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Only the </w:t>
      </w:r>
      <w:r w:rsidRPr="00CB5DFA">
        <w:rPr>
          <w:rFonts w:cs="Arial"/>
          <w:b/>
          <w:bCs/>
          <w:sz w:val="18"/>
          <w:szCs w:val="18"/>
          <w:lang w:val="en-ZA" w:eastAsia="en-ZA"/>
        </w:rPr>
        <w:t>main success scenario</w:t>
      </w:r>
      <w:r w:rsidRPr="00CB5DFA">
        <w:rPr>
          <w:rFonts w:cs="Arial"/>
          <w:sz w:val="18"/>
          <w:szCs w:val="18"/>
          <w:lang w:val="en-ZA" w:eastAsia="en-ZA"/>
        </w:rPr>
        <w:t xml:space="preserve"> is included</w:t>
      </w:r>
    </w:p>
    <w:p w14:paraId="1AD41B80" w14:textId="5057EA91" w:rsidR="008A5CF3" w:rsidRPr="00DF6A65" w:rsidRDefault="00CB5DFA" w:rsidP="00B718EF">
      <w:pPr>
        <w:autoSpaceDE w:val="0"/>
        <w:autoSpaceDN w:val="0"/>
        <w:adjustRightInd w:val="0"/>
        <w:rPr>
          <w:rFonts w:cs="Arial"/>
          <w:sz w:val="18"/>
          <w:szCs w:val="18"/>
          <w:lang w:val="en-ZA" w:eastAsia="en-ZA"/>
        </w:rPr>
      </w:pPr>
      <w:r w:rsidRPr="00CB5DFA">
        <w:rPr>
          <w:rFonts w:cs="Arial"/>
          <w:sz w:val="18"/>
          <w:szCs w:val="18"/>
          <w:lang w:val="en-ZA" w:eastAsia="en-ZA"/>
        </w:rPr>
        <w:br/>
      </w:r>
      <w:r w:rsidRPr="00CB5DFA">
        <w:rPr>
          <w:rFonts w:ascii="Segoe UI Symbol" w:hAnsi="Segoe UI Symbol" w:cs="Segoe UI Symbol"/>
          <w:sz w:val="18"/>
          <w:szCs w:val="18"/>
          <w:lang w:val="en-ZA" w:eastAsia="en-ZA"/>
        </w:rPr>
        <w:t>✔</w:t>
      </w:r>
      <w:r w:rsidRPr="00CB5DFA">
        <w:rPr>
          <w:rFonts w:cs="Arial"/>
          <w:sz w:val="18"/>
          <w:szCs w:val="18"/>
          <w:lang w:val="en-ZA" w:eastAsia="en-ZA"/>
        </w:rPr>
        <w:t xml:space="preserve"> No technical implementation details are included</w:t>
      </w:r>
    </w:p>
  </w:comment>
  <w:comment w:id="368" w:author="Nel, Janine (Ms) (Summerstrand Campus South)" w:date="2024-03-11T19:01:00Z" w:initials="JN">
    <w:p w14:paraId="2EE66FCB" w14:textId="77777777" w:rsidR="006B3CE1" w:rsidRDefault="006B3CE1" w:rsidP="005B0CDB">
      <w:pPr>
        <w:jc w:val="both"/>
        <w:rPr>
          <w:rFonts w:cs="Arial"/>
          <w:sz w:val="22"/>
        </w:rPr>
      </w:pPr>
      <w:r>
        <w:annotationRef/>
      </w:r>
      <w:r w:rsidRPr="005B0CDB">
        <w:rPr>
          <w:rFonts w:cs="Arial"/>
          <w:sz w:val="22"/>
        </w:rPr>
        <w:t>Include a screen design that will help the reader visualize the behavior of the use case.  Annotate / provide explanatory notes where necessary.</w:t>
      </w:r>
    </w:p>
    <w:p w14:paraId="2969CAA2" w14:textId="77777777" w:rsidR="00CB5DFA" w:rsidRDefault="00CB5DFA" w:rsidP="005B0CDB">
      <w:pPr>
        <w:jc w:val="both"/>
        <w:rPr>
          <w:rFonts w:cs="Arial"/>
          <w:sz w:val="22"/>
        </w:rPr>
      </w:pPr>
    </w:p>
    <w:p w14:paraId="44276C99" w14:textId="77777777" w:rsidR="00CB5DFA" w:rsidRDefault="00CB5DFA" w:rsidP="00CB5DFA">
      <w:pPr>
        <w:jc w:val="both"/>
        <w:rPr>
          <w:rFonts w:cs="Arial"/>
          <w:lang w:val="en-ZA"/>
        </w:rPr>
      </w:pPr>
      <w:r w:rsidRPr="00CB5DFA">
        <w:rPr>
          <w:rFonts w:cs="Arial"/>
          <w:lang w:val="en-ZA"/>
        </w:rPr>
        <w:t xml:space="preserve">This section represents the </w:t>
      </w:r>
      <w:r w:rsidRPr="00CB5DFA">
        <w:rPr>
          <w:rFonts w:cs="Arial"/>
          <w:b/>
          <w:bCs/>
          <w:lang w:val="en-ZA"/>
        </w:rPr>
        <w:t>early concept or prototype of the interface</w:t>
      </w:r>
      <w:r w:rsidRPr="00CB5DFA">
        <w:rPr>
          <w:rFonts w:cs="Arial"/>
          <w:lang w:val="en-ZA"/>
        </w:rPr>
        <w:t>.</w:t>
      </w:r>
    </w:p>
    <w:p w14:paraId="4D98686B" w14:textId="77777777" w:rsidR="00CB5DFA" w:rsidRPr="00CB5DFA" w:rsidRDefault="00CB5DFA" w:rsidP="00CB5DFA">
      <w:pPr>
        <w:jc w:val="both"/>
        <w:rPr>
          <w:rFonts w:cs="Arial"/>
          <w:lang w:val="en-ZA"/>
        </w:rPr>
      </w:pPr>
    </w:p>
    <w:p w14:paraId="377E1435" w14:textId="037B6BAF" w:rsidR="00CB5DFA" w:rsidRPr="00CB5DFA" w:rsidRDefault="00CB5DFA" w:rsidP="00CB5DFA">
      <w:pPr>
        <w:jc w:val="both"/>
        <w:rPr>
          <w:rFonts w:cs="Arial"/>
          <w:lang w:val="en-ZA"/>
        </w:rPr>
      </w:pPr>
      <w:r w:rsidRPr="00CB5DFA">
        <w:rPr>
          <w:rFonts w:cs="Arial"/>
          <w:lang w:val="en-ZA"/>
        </w:rPr>
        <w:br/>
      </w:r>
      <w:r w:rsidRPr="00CB5DFA">
        <w:rPr>
          <w:rFonts w:ascii="Segoe UI Symbol" w:hAnsi="Segoe UI Symbol" w:cs="Segoe UI Symbol"/>
          <w:lang w:val="en-ZA"/>
        </w:rPr>
        <w:t>✔</w:t>
      </w:r>
      <w:r w:rsidRPr="00CB5DFA">
        <w:rPr>
          <w:rFonts w:cs="Arial"/>
          <w:lang w:val="en-ZA"/>
        </w:rPr>
        <w:t xml:space="preserve"> The design focuses on </w:t>
      </w:r>
      <w:r w:rsidRPr="00CB5DFA">
        <w:rPr>
          <w:rFonts w:cs="Arial"/>
          <w:b/>
          <w:bCs/>
          <w:lang w:val="en-ZA"/>
        </w:rPr>
        <w:t>layout and functionality</w:t>
      </w:r>
      <w:r w:rsidRPr="00CB5DFA">
        <w:rPr>
          <w:rFonts w:cs="Arial"/>
          <w:lang w:val="en-ZA"/>
        </w:rPr>
        <w:t xml:space="preserve"> </w:t>
      </w:r>
      <w:r w:rsidRPr="00CB5DFA">
        <w:rPr>
          <w:rFonts w:cs="Arial"/>
          <w:lang w:val="en-ZA"/>
        </w:rPr>
        <w:br/>
      </w:r>
      <w:r w:rsidRPr="00CB5DFA">
        <w:rPr>
          <w:rFonts w:ascii="Segoe UI Symbol" w:hAnsi="Segoe UI Symbol" w:cs="Segoe UI Symbol"/>
          <w:lang w:val="en-ZA"/>
        </w:rPr>
        <w:t>✔</w:t>
      </w:r>
      <w:r w:rsidRPr="00CB5DFA">
        <w:rPr>
          <w:rFonts w:cs="Arial"/>
          <w:lang w:val="en-ZA"/>
        </w:rPr>
        <w:t xml:space="preserve"> The interface clearly supports the </w:t>
      </w:r>
      <w:r w:rsidRPr="00CB5DFA">
        <w:rPr>
          <w:rFonts w:cs="Arial"/>
          <w:b/>
          <w:bCs/>
          <w:lang w:val="en-ZA"/>
        </w:rPr>
        <w:t>actions described in the basic flow</w:t>
      </w:r>
    </w:p>
    <w:p w14:paraId="6D0D8E7D" w14:textId="77777777" w:rsidR="00CB5DFA" w:rsidRDefault="00CB5DFA" w:rsidP="00CB5DFA">
      <w:pPr>
        <w:jc w:val="both"/>
        <w:rPr>
          <w:rFonts w:cs="Arial"/>
          <w:lang w:val="en-ZA"/>
        </w:rPr>
      </w:pPr>
    </w:p>
    <w:p w14:paraId="7AD9FAEF" w14:textId="30DEC3E2" w:rsidR="00CB5DFA" w:rsidRPr="00CB5DFA" w:rsidRDefault="00CB5DFA" w:rsidP="00CB5DFA">
      <w:pPr>
        <w:jc w:val="both"/>
        <w:rPr>
          <w:rFonts w:cs="Arial"/>
          <w:lang w:val="en-ZA"/>
        </w:rPr>
      </w:pPr>
      <w:r w:rsidRPr="00CB5DFA">
        <w:rPr>
          <w:rFonts w:cs="Arial"/>
          <w:lang w:val="en-ZA"/>
        </w:rPr>
        <w:t>The design should show:</w:t>
      </w:r>
    </w:p>
    <w:p w14:paraId="177CA02F" w14:textId="77777777" w:rsidR="00CB5DFA" w:rsidRPr="00CB5DFA" w:rsidRDefault="00CB5DFA" w:rsidP="00042249">
      <w:pPr>
        <w:numPr>
          <w:ilvl w:val="0"/>
          <w:numId w:val="12"/>
        </w:numPr>
        <w:jc w:val="both"/>
        <w:rPr>
          <w:rFonts w:cs="Arial"/>
          <w:lang w:val="en-ZA"/>
        </w:rPr>
      </w:pPr>
      <w:r w:rsidRPr="00CB5DFA">
        <w:rPr>
          <w:rFonts w:cs="Arial"/>
          <w:lang w:val="en-ZA"/>
        </w:rPr>
        <w:t>Input fields</w:t>
      </w:r>
    </w:p>
    <w:p w14:paraId="2319DA35" w14:textId="77777777" w:rsidR="00CB5DFA" w:rsidRPr="00CB5DFA" w:rsidRDefault="00CB5DFA" w:rsidP="00042249">
      <w:pPr>
        <w:numPr>
          <w:ilvl w:val="0"/>
          <w:numId w:val="12"/>
        </w:numPr>
        <w:jc w:val="both"/>
        <w:rPr>
          <w:rFonts w:cs="Arial"/>
          <w:lang w:val="en-ZA"/>
        </w:rPr>
      </w:pPr>
      <w:r w:rsidRPr="00CB5DFA">
        <w:rPr>
          <w:rFonts w:cs="Arial"/>
          <w:lang w:val="en-ZA"/>
        </w:rPr>
        <w:t>Buttons or actions</w:t>
      </w:r>
    </w:p>
    <w:p w14:paraId="31D4E066" w14:textId="77777777" w:rsidR="00CB5DFA" w:rsidRPr="00CB5DFA" w:rsidRDefault="00CB5DFA" w:rsidP="00042249">
      <w:pPr>
        <w:numPr>
          <w:ilvl w:val="0"/>
          <w:numId w:val="12"/>
        </w:numPr>
        <w:jc w:val="both"/>
        <w:rPr>
          <w:rFonts w:cs="Arial"/>
          <w:lang w:val="en-ZA"/>
        </w:rPr>
      </w:pPr>
      <w:r w:rsidRPr="00CB5DFA">
        <w:rPr>
          <w:rFonts w:cs="Arial"/>
          <w:lang w:val="en-ZA"/>
        </w:rPr>
        <w:t>Navigation elements</w:t>
      </w:r>
    </w:p>
    <w:p w14:paraId="4EB164EC" w14:textId="77777777" w:rsidR="00CB5DFA" w:rsidRDefault="00CB5DFA" w:rsidP="00042249">
      <w:pPr>
        <w:numPr>
          <w:ilvl w:val="0"/>
          <w:numId w:val="12"/>
        </w:numPr>
        <w:jc w:val="both"/>
        <w:rPr>
          <w:rFonts w:cs="Arial"/>
          <w:lang w:val="en-ZA"/>
        </w:rPr>
      </w:pPr>
      <w:r w:rsidRPr="00CB5DFA">
        <w:rPr>
          <w:rFonts w:cs="Arial"/>
          <w:lang w:val="en-ZA"/>
        </w:rPr>
        <w:t>Data displays</w:t>
      </w:r>
    </w:p>
    <w:p w14:paraId="3D2A39C1" w14:textId="77777777" w:rsidR="00CB5DFA" w:rsidRPr="00CB5DFA" w:rsidRDefault="00CB5DFA" w:rsidP="00CB5DFA">
      <w:pPr>
        <w:jc w:val="both"/>
        <w:rPr>
          <w:rFonts w:cs="Arial"/>
          <w:lang w:val="en-ZA"/>
        </w:rPr>
      </w:pPr>
    </w:p>
    <w:p w14:paraId="06799099" w14:textId="77777777" w:rsidR="00CB5DFA" w:rsidRPr="00CB5DFA" w:rsidRDefault="00CB5DFA" w:rsidP="00CB5DFA">
      <w:pPr>
        <w:jc w:val="both"/>
        <w:rPr>
          <w:rFonts w:cs="Arial"/>
          <w:lang w:val="en-ZA"/>
        </w:rPr>
      </w:pPr>
      <w:r w:rsidRPr="00CB5DFA">
        <w:rPr>
          <w:rFonts w:ascii="Segoe UI Symbol" w:hAnsi="Segoe UI Symbol" w:cs="Segoe UI Symbol"/>
          <w:lang w:val="en-ZA"/>
        </w:rPr>
        <w:t>✔</w:t>
      </w:r>
      <w:r w:rsidRPr="00CB5DFA">
        <w:rPr>
          <w:rFonts w:cs="Arial"/>
          <w:lang w:val="en-ZA"/>
        </w:rPr>
        <w:t xml:space="preserve"> The UI supports the </w:t>
      </w:r>
      <w:r w:rsidRPr="00CB5DFA">
        <w:rPr>
          <w:rFonts w:cs="Arial"/>
          <w:b/>
          <w:bCs/>
          <w:lang w:val="en-ZA"/>
        </w:rPr>
        <w:t>actor’s task in the use case</w:t>
      </w:r>
    </w:p>
    <w:p w14:paraId="024B6E77" w14:textId="77777777" w:rsidR="00CB5DFA" w:rsidRPr="005B0CDB" w:rsidRDefault="00CB5DFA" w:rsidP="005B0CDB">
      <w:pPr>
        <w:jc w:val="both"/>
        <w:rPr>
          <w:rFonts w:cs="Arial"/>
        </w:rPr>
      </w:pPr>
    </w:p>
  </w:comment>
  <w:comment w:id="369" w:author="Nel, Janine (Ms) (Summerstrand Campus South)" w:date="2024-03-11T19:01:00Z" w:initials="JN">
    <w:p w14:paraId="43B8254F" w14:textId="77777777" w:rsidR="00F20231" w:rsidRDefault="007978E7" w:rsidP="00F20231">
      <w:pPr>
        <w:jc w:val="both"/>
        <w:rPr>
          <w:rFonts w:cs="Arial"/>
          <w:lang w:val="en-ZA"/>
        </w:rPr>
      </w:pPr>
      <w:r>
        <w:annotationRef/>
      </w:r>
      <w:r w:rsidR="00F20231" w:rsidRPr="00F20231">
        <w:rPr>
          <w:rFonts w:cs="Arial"/>
          <w:lang w:val="en-ZA"/>
        </w:rPr>
        <w:t>This section shows the actual implemented interface in the system.</w:t>
      </w:r>
    </w:p>
    <w:p w14:paraId="11450AAF" w14:textId="77777777" w:rsidR="00F20231" w:rsidRPr="00F20231" w:rsidRDefault="00F20231" w:rsidP="00F20231">
      <w:pPr>
        <w:jc w:val="both"/>
        <w:rPr>
          <w:rFonts w:cs="Arial"/>
          <w:lang w:val="en-ZA"/>
        </w:rPr>
      </w:pPr>
    </w:p>
    <w:p w14:paraId="404D70FC" w14:textId="77777777" w:rsidR="00F20231" w:rsidRDefault="00F20231" w:rsidP="00F20231">
      <w:pPr>
        <w:jc w:val="both"/>
        <w:rPr>
          <w:rFonts w:cs="Arial"/>
          <w:lang w:val="en-ZA"/>
        </w:rPr>
      </w:pPr>
      <w:r w:rsidRPr="00F20231">
        <w:rPr>
          <w:rFonts w:ascii="Segoe UI Symbol" w:hAnsi="Segoe UI Symbol" w:cs="Segoe UI Symbol"/>
          <w:lang w:val="en-ZA"/>
        </w:rPr>
        <w:t>✔</w:t>
      </w:r>
      <w:r w:rsidRPr="00F20231">
        <w:rPr>
          <w:rFonts w:cs="Arial"/>
          <w:lang w:val="en-ZA"/>
        </w:rPr>
        <w:t xml:space="preserve"> A </w:t>
      </w:r>
      <w:r w:rsidRPr="00F20231">
        <w:rPr>
          <w:rFonts w:cs="Arial"/>
          <w:b/>
          <w:bCs/>
          <w:lang w:val="en-ZA"/>
        </w:rPr>
        <w:t>screenshot or final interface design</w:t>
      </w:r>
      <w:r w:rsidRPr="00F20231">
        <w:rPr>
          <w:rFonts w:cs="Arial"/>
          <w:lang w:val="en-ZA"/>
        </w:rPr>
        <w:t xml:space="preserve"> is included</w:t>
      </w:r>
    </w:p>
    <w:p w14:paraId="38C53B14" w14:textId="77777777" w:rsidR="00F20231" w:rsidRDefault="00F20231" w:rsidP="00F20231">
      <w:pPr>
        <w:jc w:val="both"/>
        <w:rPr>
          <w:rFonts w:cs="Arial"/>
          <w:b/>
          <w:bCs/>
          <w:lang w:val="en-ZA"/>
        </w:rPr>
      </w:pPr>
      <w:r w:rsidRPr="00F20231">
        <w:rPr>
          <w:rFonts w:cs="Arial"/>
          <w:lang w:val="en-ZA"/>
        </w:rPr>
        <w:br/>
      </w:r>
      <w:r w:rsidRPr="00F20231">
        <w:rPr>
          <w:rFonts w:ascii="Segoe UI Symbol" w:hAnsi="Segoe UI Symbol" w:cs="Segoe UI Symbol"/>
          <w:lang w:val="en-ZA"/>
        </w:rPr>
        <w:t>✔</w:t>
      </w:r>
      <w:r w:rsidRPr="00F20231">
        <w:rPr>
          <w:rFonts w:cs="Arial"/>
          <w:lang w:val="en-ZA"/>
        </w:rPr>
        <w:t xml:space="preserve"> The implemented UI </w:t>
      </w:r>
      <w:r w:rsidRPr="00F20231">
        <w:rPr>
          <w:rFonts w:cs="Arial"/>
          <w:b/>
          <w:bCs/>
          <w:lang w:val="en-ZA"/>
        </w:rPr>
        <w:t>matches the functionality described in the use case</w:t>
      </w:r>
    </w:p>
    <w:p w14:paraId="0A7C158E" w14:textId="75F4509B" w:rsidR="00F20231" w:rsidRDefault="00F20231" w:rsidP="00F20231">
      <w:pPr>
        <w:jc w:val="both"/>
        <w:rPr>
          <w:rFonts w:cs="Arial"/>
          <w:b/>
          <w:bCs/>
          <w:lang w:val="en-ZA"/>
        </w:rPr>
      </w:pPr>
      <w:r w:rsidRPr="00F20231">
        <w:rPr>
          <w:rFonts w:cs="Arial"/>
          <w:lang w:val="en-ZA"/>
        </w:rPr>
        <w:br/>
      </w:r>
      <w:r w:rsidRPr="00F20231">
        <w:rPr>
          <w:rFonts w:ascii="Segoe UI Symbol" w:hAnsi="Segoe UI Symbol" w:cs="Segoe UI Symbol"/>
          <w:lang w:val="en-ZA"/>
        </w:rPr>
        <w:t>✔</w:t>
      </w:r>
      <w:r w:rsidRPr="00F20231">
        <w:rPr>
          <w:rFonts w:cs="Arial"/>
          <w:lang w:val="en-ZA"/>
        </w:rPr>
        <w:t xml:space="preserve"> The UI clearly allows the user to perform the </w:t>
      </w:r>
      <w:r w:rsidRPr="00F20231">
        <w:rPr>
          <w:rFonts w:cs="Arial"/>
          <w:b/>
          <w:bCs/>
          <w:lang w:val="en-ZA"/>
        </w:rPr>
        <w:t>required task</w:t>
      </w:r>
    </w:p>
    <w:p w14:paraId="7AD56F1F" w14:textId="77777777" w:rsidR="00F20231" w:rsidRPr="00F20231" w:rsidRDefault="00F20231" w:rsidP="00F20231">
      <w:pPr>
        <w:jc w:val="both"/>
        <w:rPr>
          <w:rFonts w:cs="Arial"/>
          <w:lang w:val="en-ZA"/>
        </w:rPr>
      </w:pPr>
    </w:p>
    <w:p w14:paraId="5553917F" w14:textId="77777777" w:rsidR="00F20231" w:rsidRPr="00F20231" w:rsidRDefault="00F20231" w:rsidP="00F20231">
      <w:pPr>
        <w:jc w:val="both"/>
        <w:rPr>
          <w:rFonts w:cs="Arial"/>
          <w:lang w:val="en-ZA"/>
        </w:rPr>
      </w:pPr>
      <w:r w:rsidRPr="00F20231">
        <w:rPr>
          <w:rFonts w:ascii="Segoe UI Symbol" w:hAnsi="Segoe UI Symbol" w:cs="Segoe UI Symbol"/>
          <w:lang w:val="en-ZA"/>
        </w:rPr>
        <w:t>✔</w:t>
      </w:r>
      <w:r w:rsidRPr="00F20231">
        <w:rPr>
          <w:rFonts w:cs="Arial"/>
          <w:lang w:val="en-ZA"/>
        </w:rPr>
        <w:t xml:space="preserve"> The final UI demonstrates:</w:t>
      </w:r>
    </w:p>
    <w:p w14:paraId="020195B9" w14:textId="77777777" w:rsidR="00F20231" w:rsidRPr="00F20231" w:rsidRDefault="00F20231" w:rsidP="00042249">
      <w:pPr>
        <w:numPr>
          <w:ilvl w:val="0"/>
          <w:numId w:val="13"/>
        </w:numPr>
        <w:jc w:val="both"/>
        <w:rPr>
          <w:rFonts w:cs="Arial"/>
          <w:lang w:val="en-ZA"/>
        </w:rPr>
      </w:pPr>
      <w:r w:rsidRPr="00F20231">
        <w:rPr>
          <w:rFonts w:cs="Arial"/>
          <w:lang w:val="en-ZA"/>
        </w:rPr>
        <w:t>Working input fields</w:t>
      </w:r>
    </w:p>
    <w:p w14:paraId="11D992DB" w14:textId="77777777" w:rsidR="00F20231" w:rsidRPr="00F20231" w:rsidRDefault="00F20231" w:rsidP="00042249">
      <w:pPr>
        <w:numPr>
          <w:ilvl w:val="0"/>
          <w:numId w:val="13"/>
        </w:numPr>
        <w:jc w:val="both"/>
        <w:rPr>
          <w:rFonts w:cs="Arial"/>
          <w:lang w:val="en-ZA"/>
        </w:rPr>
      </w:pPr>
      <w:r w:rsidRPr="00F20231">
        <w:rPr>
          <w:rFonts w:cs="Arial"/>
          <w:lang w:val="en-ZA"/>
        </w:rPr>
        <w:t>Functional buttons</w:t>
      </w:r>
    </w:p>
    <w:p w14:paraId="62E39B53" w14:textId="77777777" w:rsidR="00F20231" w:rsidRDefault="00F20231" w:rsidP="00042249">
      <w:pPr>
        <w:numPr>
          <w:ilvl w:val="0"/>
          <w:numId w:val="13"/>
        </w:numPr>
        <w:jc w:val="both"/>
        <w:rPr>
          <w:rFonts w:cs="Arial"/>
          <w:lang w:val="en-ZA"/>
        </w:rPr>
      </w:pPr>
      <w:r w:rsidRPr="00F20231">
        <w:rPr>
          <w:rFonts w:cs="Arial"/>
          <w:lang w:val="en-ZA"/>
        </w:rPr>
        <w:t>Displayed system responses</w:t>
      </w:r>
    </w:p>
    <w:p w14:paraId="621FE673" w14:textId="77777777" w:rsidR="00F20231" w:rsidRPr="00F20231" w:rsidRDefault="00F20231" w:rsidP="00F20231">
      <w:pPr>
        <w:jc w:val="both"/>
        <w:rPr>
          <w:rFonts w:cs="Arial"/>
          <w:lang w:val="en-ZA"/>
        </w:rPr>
      </w:pPr>
    </w:p>
    <w:p w14:paraId="50CA9FBC" w14:textId="77777777" w:rsidR="00F20231" w:rsidRPr="00F20231" w:rsidRDefault="00F20231" w:rsidP="00F20231">
      <w:pPr>
        <w:jc w:val="both"/>
        <w:rPr>
          <w:rFonts w:cs="Arial"/>
          <w:lang w:val="en-ZA"/>
        </w:rPr>
      </w:pPr>
      <w:r w:rsidRPr="00F20231">
        <w:rPr>
          <w:rFonts w:ascii="Segoe UI Symbol" w:hAnsi="Segoe UI Symbol" w:cs="Segoe UI Symbol"/>
          <w:lang w:val="en-ZA"/>
        </w:rPr>
        <w:t>✔</w:t>
      </w:r>
      <w:r w:rsidRPr="00F20231">
        <w:rPr>
          <w:rFonts w:cs="Arial"/>
          <w:lang w:val="en-ZA"/>
        </w:rPr>
        <w:t xml:space="preserve"> The final UI reflects </w:t>
      </w:r>
      <w:r w:rsidRPr="00F20231">
        <w:rPr>
          <w:rFonts w:cs="Arial"/>
          <w:b/>
          <w:bCs/>
          <w:lang w:val="en-ZA"/>
        </w:rPr>
        <w:t>improvements from the initial design if necessary</w:t>
      </w:r>
    </w:p>
    <w:p w14:paraId="573C7DE4" w14:textId="085ECE4F" w:rsidR="007978E7" w:rsidRPr="005B0CDB" w:rsidRDefault="007978E7" w:rsidP="007978E7">
      <w:pPr>
        <w:jc w:val="both"/>
        <w:rPr>
          <w:rFonts w:cs="Arial"/>
        </w:rPr>
      </w:pPr>
    </w:p>
  </w:comment>
  <w:comment w:id="371" w:author="Janine Nel" w:date="2010-02-09T19:59:00Z" w:initials="Janine">
    <w:p w14:paraId="7AA29D28" w14:textId="77777777" w:rsidR="006B3CE1" w:rsidRDefault="006B3CE1" w:rsidP="00B718EF">
      <w:r>
        <w:annotationRef/>
      </w:r>
    </w:p>
    <w:p w14:paraId="376A86EF" w14:textId="77777777" w:rsidR="006B3CE1" w:rsidRDefault="006B3CE1" w:rsidP="00B718EF">
      <w:r>
        <w:t>Repeat tables below for every use case</w:t>
      </w:r>
    </w:p>
    <w:p w14:paraId="4B73FE5E" w14:textId="01548631" w:rsidR="0042415A" w:rsidRDefault="0042415A" w:rsidP="00B718EF">
      <w:r>
        <w:t>Ensure numbering in each table for the flow of events start at 1 for each use case</w:t>
      </w:r>
    </w:p>
  </w:comment>
  <w:comment w:id="375" w:author="Janine Nel" w:date="2010-02-09T19:59:00Z" w:initials="Janine">
    <w:p w14:paraId="5598F1D7" w14:textId="77777777" w:rsidR="006B3CE1" w:rsidRDefault="006B3CE1">
      <w:r>
        <w:annotationRef/>
      </w:r>
    </w:p>
    <w:p w14:paraId="52486459" w14:textId="77777777" w:rsidR="006B3CE1" w:rsidRDefault="006B3CE1">
      <w:r>
        <w:t>Repeat tables below for every use case</w:t>
      </w:r>
    </w:p>
    <w:p w14:paraId="67829F3E" w14:textId="3E3E800D" w:rsidR="0042415A" w:rsidRDefault="0042415A">
      <w:r>
        <w:t>Ensure numbering in each table for the flow of events start at 1 for each use case</w:t>
      </w:r>
    </w:p>
  </w:comment>
  <w:comment w:id="377" w:author="Janine Nel" w:date="2010-02-09T19:59:00Z" w:initials="Janine">
    <w:p w14:paraId="54E28ACF" w14:textId="77777777" w:rsidR="00C16279" w:rsidRDefault="00C16279" w:rsidP="00C16279">
      <w:r>
        <w:annotationRef/>
      </w:r>
    </w:p>
    <w:p w14:paraId="11F3FA39" w14:textId="77777777" w:rsidR="00C16279" w:rsidRDefault="00C16279" w:rsidP="00C16279">
      <w:r>
        <w:t>Repeat tables below for every use case</w:t>
      </w:r>
    </w:p>
    <w:p w14:paraId="57D31A12" w14:textId="77777777" w:rsidR="00C16279" w:rsidRDefault="00C16279" w:rsidP="00C16279">
      <w:r>
        <w:t>Ensure numbering in each table for the flow of events start at 1 for each use case</w:t>
      </w:r>
    </w:p>
  </w:comment>
  <w:comment w:id="380" w:author="Janine Nel" w:date="2010-02-09T19:59:00Z" w:initials="Janine">
    <w:p w14:paraId="64061A7D" w14:textId="77777777" w:rsidR="00287C18" w:rsidRDefault="00287C18" w:rsidP="00287C18">
      <w:r>
        <w:annotationRef/>
      </w:r>
    </w:p>
    <w:p w14:paraId="593326F1" w14:textId="77777777" w:rsidR="00287C18" w:rsidRDefault="00287C18" w:rsidP="00287C18">
      <w:r>
        <w:t>Repeat tables below for every use case</w:t>
      </w:r>
    </w:p>
    <w:p w14:paraId="1A69DD38" w14:textId="77777777" w:rsidR="00287C18" w:rsidRDefault="00287C18" w:rsidP="00287C18">
      <w:r>
        <w:t>Ensure numbering in each table for the flow of events start at 1 for each use case</w:t>
      </w:r>
    </w:p>
  </w:comment>
  <w:comment w:id="383" w:author="Janine Nel" w:date="2010-02-09T19:59:00Z" w:initials="Janine">
    <w:p w14:paraId="07E8CBE4" w14:textId="330D3F5F" w:rsidR="00F615BD" w:rsidRDefault="00F615BD" w:rsidP="00F615BD">
      <w:r>
        <w:annotationRef/>
      </w:r>
    </w:p>
    <w:p w14:paraId="523275F5" w14:textId="7F785919" w:rsidR="00F615BD" w:rsidRDefault="00F615BD" w:rsidP="00F615BD">
      <w:r>
        <w:t>Repeat tables below for every use case</w:t>
      </w:r>
    </w:p>
    <w:p w14:paraId="0D0327CB" w14:textId="34EBED6F" w:rsidR="00F615BD" w:rsidRDefault="00F615BD" w:rsidP="00F615BD">
      <w:r>
        <w:t>Ensure numbering in each table for the flow of events start at 1 for each use case</w:t>
      </w:r>
    </w:p>
  </w:comment>
  <w:comment w:id="386" w:author="Janine Nel" w:date="2010-02-09T19:59:00Z" w:initials="Janine">
    <w:p w14:paraId="030DD3EC" w14:textId="77777777" w:rsidR="00F615BD" w:rsidRDefault="00F615BD" w:rsidP="00F615BD">
      <w:r>
        <w:annotationRef/>
      </w:r>
    </w:p>
    <w:p w14:paraId="4487C8B2" w14:textId="77777777" w:rsidR="00F615BD" w:rsidRDefault="00F615BD" w:rsidP="00F615BD">
      <w:r>
        <w:t>Repeat tables below for every use case</w:t>
      </w:r>
    </w:p>
    <w:p w14:paraId="282B24D7" w14:textId="77777777" w:rsidR="00F615BD" w:rsidRDefault="00F615BD" w:rsidP="00F615BD">
      <w:r>
        <w:t>Ensure numbering in each table for the flow of events start at 1 for each use case</w:t>
      </w:r>
    </w:p>
  </w:comment>
  <w:comment w:id="391" w:author="Janine Nel" w:date="2010-02-09T19:59:00Z" w:initials="Janine">
    <w:p w14:paraId="1CED79C5" w14:textId="77777777" w:rsidR="00F615BD" w:rsidRDefault="00F615BD" w:rsidP="00F615BD">
      <w:r>
        <w:annotationRef/>
      </w:r>
    </w:p>
    <w:p w14:paraId="5D654532" w14:textId="77777777" w:rsidR="00F615BD" w:rsidRDefault="00F615BD" w:rsidP="00F615BD">
      <w:r>
        <w:t>Repeat tables below for every use case</w:t>
      </w:r>
    </w:p>
    <w:p w14:paraId="111C65B6" w14:textId="77777777" w:rsidR="00F615BD" w:rsidRDefault="00F615BD" w:rsidP="00F615BD">
      <w:r>
        <w:t>Ensure numbering in each table for the flow of events start at 1 for each use case</w:t>
      </w:r>
    </w:p>
  </w:comment>
  <w:comment w:id="394" w:author="Janine Nel" w:date="2010-02-09T19:59:00Z" w:initials="Janine">
    <w:p w14:paraId="355B0E2B" w14:textId="77777777" w:rsidR="00F615BD" w:rsidRDefault="00F615BD" w:rsidP="00F615BD">
      <w:r>
        <w:annotationRef/>
      </w:r>
    </w:p>
    <w:p w14:paraId="013B51E1" w14:textId="77777777" w:rsidR="00F615BD" w:rsidRDefault="00F615BD" w:rsidP="00F615BD">
      <w:r>
        <w:t>Repeat tables below for every use case</w:t>
      </w:r>
    </w:p>
    <w:p w14:paraId="5BC0D870" w14:textId="77777777" w:rsidR="00F615BD" w:rsidRDefault="00F615BD" w:rsidP="00F615BD">
      <w:r>
        <w:t>Ensure numbering in each table for the flow of events start at 1 for each use case</w:t>
      </w:r>
    </w:p>
  </w:comment>
  <w:comment w:id="397" w:author="Janine Nel" w:date="2010-02-09T19:59:00Z" w:initials="Janine">
    <w:p w14:paraId="301B00B2" w14:textId="77777777" w:rsidR="00F615BD" w:rsidRDefault="00F615BD" w:rsidP="00F615BD">
      <w:r>
        <w:annotationRef/>
      </w:r>
    </w:p>
    <w:p w14:paraId="16F66DB4" w14:textId="77777777" w:rsidR="00F615BD" w:rsidRDefault="00F615BD" w:rsidP="00F615BD">
      <w:r>
        <w:t>Repeat tables below for every use case</w:t>
      </w:r>
    </w:p>
    <w:p w14:paraId="06DB5F59" w14:textId="77777777" w:rsidR="00F615BD" w:rsidRDefault="00F615BD" w:rsidP="00F615BD">
      <w:r>
        <w:t>Ensure numbering in each table for the flow of events start at 1 for each use case</w:t>
      </w:r>
    </w:p>
  </w:comment>
  <w:comment w:id="402" w:author="Janine Nel" w:date="2010-02-09T19:59:00Z" w:initials="Janine">
    <w:p w14:paraId="66B7A3CB" w14:textId="77777777" w:rsidR="00F615BD" w:rsidRDefault="00F615BD" w:rsidP="00F615BD">
      <w:r>
        <w:annotationRef/>
      </w:r>
    </w:p>
    <w:p w14:paraId="2E138641" w14:textId="77777777" w:rsidR="00F615BD" w:rsidRDefault="00F615BD" w:rsidP="00F615BD">
      <w:r>
        <w:t>Repeat tables below for every use case</w:t>
      </w:r>
    </w:p>
    <w:p w14:paraId="3E12277B" w14:textId="77777777" w:rsidR="00F615BD" w:rsidRDefault="00F615BD" w:rsidP="00F615BD">
      <w:r>
        <w:t>Ensure numbering in each table for the flow of events start at 1 for each use case</w:t>
      </w:r>
    </w:p>
  </w:comment>
  <w:comment w:id="405" w:author="Janine Nel" w:date="2010-02-09T19:59:00Z" w:initials="Janine">
    <w:p w14:paraId="7C011850" w14:textId="77777777" w:rsidR="00F615BD" w:rsidRDefault="00F615BD" w:rsidP="00F615BD">
      <w:r>
        <w:annotationRef/>
      </w:r>
    </w:p>
    <w:p w14:paraId="510E9F29" w14:textId="77777777" w:rsidR="00F615BD" w:rsidRDefault="00F615BD" w:rsidP="00F615BD">
      <w:r>
        <w:t>Repeat tables below for every use case</w:t>
      </w:r>
    </w:p>
    <w:p w14:paraId="38FCC987" w14:textId="77777777" w:rsidR="00F615BD" w:rsidRDefault="00F615BD" w:rsidP="00F615BD">
      <w:r>
        <w:t>Ensure numbering in each table for the flow of events start at 1 for each use case</w:t>
      </w:r>
    </w:p>
  </w:comment>
  <w:comment w:id="408" w:author="Janine Nel" w:date="2010-02-09T19:59:00Z" w:initials="Janine">
    <w:p w14:paraId="7D8D6939" w14:textId="77777777" w:rsidR="00F615BD" w:rsidRDefault="00F615BD" w:rsidP="00F615BD">
      <w:r>
        <w:annotationRef/>
      </w:r>
    </w:p>
    <w:p w14:paraId="350A9B61" w14:textId="77777777" w:rsidR="00F615BD" w:rsidRDefault="00F615BD" w:rsidP="00F615BD">
      <w:r>
        <w:t>Repeat tables below for every use case</w:t>
      </w:r>
    </w:p>
    <w:p w14:paraId="72F7B2D3" w14:textId="77777777" w:rsidR="00F615BD" w:rsidRDefault="00F615BD" w:rsidP="00F615BD">
      <w:r>
        <w:t>Ensure numbering in each table for the flow of events start at 1 for each use case</w:t>
      </w:r>
    </w:p>
  </w:comment>
  <w:comment w:id="411" w:author="Janine Nel" w:date="2010-02-09T19:59:00Z" w:initials="Janine">
    <w:p w14:paraId="19F25F13" w14:textId="77777777" w:rsidR="00F615BD" w:rsidRDefault="00F615BD" w:rsidP="00F615BD">
      <w:r>
        <w:annotationRef/>
      </w:r>
    </w:p>
    <w:p w14:paraId="02361F44" w14:textId="77777777" w:rsidR="00F615BD" w:rsidRDefault="00F615BD" w:rsidP="00F615BD">
      <w:r>
        <w:t>Repeat tables below for every use case</w:t>
      </w:r>
    </w:p>
    <w:p w14:paraId="715A327E" w14:textId="77777777" w:rsidR="00F615BD" w:rsidRDefault="00F615BD" w:rsidP="00F615BD">
      <w:r>
        <w:t>Ensure numbering in each table for the flow of events start at 1 for each use case</w:t>
      </w:r>
    </w:p>
  </w:comment>
  <w:comment w:id="414" w:author="Janine Nel" w:date="2010-02-09T19:59:00Z" w:initials="Janine">
    <w:p w14:paraId="388AD530" w14:textId="77777777" w:rsidR="00F615BD" w:rsidRDefault="00F615BD" w:rsidP="00F615BD">
      <w:r>
        <w:annotationRef/>
      </w:r>
    </w:p>
    <w:p w14:paraId="41216DED" w14:textId="77777777" w:rsidR="00F615BD" w:rsidRDefault="00F615BD" w:rsidP="00F615BD">
      <w:r>
        <w:t>Repeat tables below for every use case</w:t>
      </w:r>
    </w:p>
    <w:p w14:paraId="3A82EE9F" w14:textId="77777777" w:rsidR="00F615BD" w:rsidRDefault="00F615BD" w:rsidP="00F615BD">
      <w:r>
        <w:t>Ensure numbering in each table for the flow of events start at 1 for each use case</w:t>
      </w:r>
    </w:p>
  </w:comment>
  <w:comment w:id="420" w:author="Janine Nel" w:date="2010-02-09T19:59:00Z" w:initials="Janine">
    <w:p w14:paraId="295F0C65" w14:textId="77777777" w:rsidR="00F615BD" w:rsidRDefault="00F615BD" w:rsidP="00F615BD">
      <w:r>
        <w:annotationRef/>
      </w:r>
    </w:p>
    <w:p w14:paraId="3E6B4905" w14:textId="77777777" w:rsidR="00F615BD" w:rsidRDefault="00F615BD" w:rsidP="00F615BD">
      <w:r>
        <w:t>Repeat tables below for every use case</w:t>
      </w:r>
    </w:p>
    <w:p w14:paraId="34DD25D9" w14:textId="77777777" w:rsidR="00F615BD" w:rsidRDefault="00F615BD" w:rsidP="00F615BD">
      <w:r>
        <w:t>Ensure numbering in each table for the flow of events start at 1 for each use case</w:t>
      </w:r>
    </w:p>
  </w:comment>
  <w:comment w:id="423" w:author="Janine Nel" w:date="2010-02-09T19:59:00Z" w:initials="Janine">
    <w:p w14:paraId="73A1398F" w14:textId="77777777" w:rsidR="00F615BD" w:rsidRDefault="00F615BD" w:rsidP="00F615BD">
      <w:r>
        <w:annotationRef/>
      </w:r>
    </w:p>
    <w:p w14:paraId="0B2A2567" w14:textId="77777777" w:rsidR="00F615BD" w:rsidRDefault="00F615BD" w:rsidP="00F615BD">
      <w:r>
        <w:t>Repeat tables below for every use case</w:t>
      </w:r>
    </w:p>
    <w:p w14:paraId="6AE99D08" w14:textId="77777777" w:rsidR="00F615BD" w:rsidRDefault="00F615BD" w:rsidP="00F615BD">
      <w:r>
        <w:t>Ensure numbering in each table for the flow of events start at 1 for each use case</w:t>
      </w:r>
    </w:p>
  </w:comment>
  <w:comment w:id="427" w:author="Janine Nel" w:date="2010-02-09T19:59:00Z" w:initials="Janine">
    <w:p w14:paraId="29F68BE8" w14:textId="77777777" w:rsidR="00F615BD" w:rsidRDefault="00F615BD" w:rsidP="00F615BD">
      <w:r>
        <w:annotationRef/>
      </w:r>
    </w:p>
    <w:p w14:paraId="72621B9E" w14:textId="77777777" w:rsidR="00F615BD" w:rsidRDefault="00F615BD" w:rsidP="00F615BD">
      <w:r>
        <w:t>Repeat tables below for every use case</w:t>
      </w:r>
    </w:p>
    <w:p w14:paraId="38CA8285" w14:textId="77777777" w:rsidR="00F615BD" w:rsidRDefault="00F615BD" w:rsidP="00F615BD">
      <w:r>
        <w:t>Ensure numbering in each table for the flow of events start at 1 for each use case</w:t>
      </w:r>
    </w:p>
  </w:comment>
  <w:comment w:id="428" w:author="Janine Nel" w:date="2010-02-09T19:59:00Z" w:initials="Janine">
    <w:p w14:paraId="149C01C0" w14:textId="77777777" w:rsidR="00F615BD" w:rsidRDefault="00F615BD" w:rsidP="00F615BD">
      <w:r>
        <w:annotationRef/>
      </w:r>
    </w:p>
    <w:p w14:paraId="3FFBD70D" w14:textId="77777777" w:rsidR="00F615BD" w:rsidRDefault="00F615BD" w:rsidP="00F615BD">
      <w:r>
        <w:t>Repeat tables below for every use case</w:t>
      </w:r>
    </w:p>
    <w:p w14:paraId="3B75DF52" w14:textId="77777777" w:rsidR="00F615BD" w:rsidRDefault="00F615BD" w:rsidP="00F615BD">
      <w:r>
        <w:t>Ensure numbering in each table for the flow of events start at 1 for each use case</w:t>
      </w:r>
    </w:p>
  </w:comment>
  <w:comment w:id="430" w:author="Janine Nel" w:date="2010-02-09T19:30:00Z" w:initials="Janine">
    <w:p w14:paraId="466A29BC" w14:textId="77777777" w:rsidR="006B3CE1" w:rsidRDefault="006B3CE1">
      <w:r>
        <w:annotationRef/>
      </w:r>
    </w:p>
    <w:p w14:paraId="0B4390EB" w14:textId="442E4AE2" w:rsidR="006B3CE1" w:rsidRPr="00A7462F" w:rsidRDefault="006B3CE1" w:rsidP="000025A6">
      <w:pPr>
        <w:spacing w:line="280" w:lineRule="atLeast"/>
        <w:ind w:left="19" w:hanging="19"/>
        <w:rPr>
          <w:b/>
        </w:rPr>
      </w:pPr>
      <w:r w:rsidRPr="0031121D">
        <w:t>Data requirements can be modeled with a Data Model. This is a list of relevant business entities about which we need to capture and store dat</w:t>
      </w:r>
      <w:r w:rsidR="000025A6">
        <w:t>a</w:t>
      </w:r>
    </w:p>
  </w:comment>
  <w:comment w:id="433" w:author="Janine Nel" w:date="2012-04-17T06:42:00Z" w:initials="Janine">
    <w:p w14:paraId="70D8022C" w14:textId="77777777" w:rsidR="006B3CE1" w:rsidRDefault="006B3CE1" w:rsidP="005107DD">
      <w:r>
        <w:annotationRef/>
      </w:r>
    </w:p>
    <w:p w14:paraId="29D83857" w14:textId="6C9129E2" w:rsidR="006B3CE1" w:rsidRDefault="006B3CE1" w:rsidP="005107DD">
      <w:pPr>
        <w:jc w:val="both"/>
        <w:rPr>
          <w:rFonts w:cs="Arial"/>
        </w:rPr>
      </w:pPr>
      <w:r>
        <w:rPr>
          <w:rFonts w:cs="Arial"/>
        </w:rPr>
        <w:t xml:space="preserve">Draw a domain class diagram using UML notation based on the data you have identified in </w:t>
      </w:r>
      <w:r>
        <w:rPr>
          <w:rFonts w:cs="Arial"/>
          <w:noProof/>
        </w:rPr>
        <w:t>4</w:t>
      </w:r>
      <w:r>
        <w:rPr>
          <w:rFonts w:cs="Arial"/>
        </w:rPr>
        <w:t>.1</w:t>
      </w:r>
    </w:p>
    <w:p w14:paraId="66F619E0" w14:textId="77777777" w:rsidR="006B3CE1" w:rsidRPr="00A64F09" w:rsidRDefault="006B3CE1" w:rsidP="005107DD">
      <w:pPr>
        <w:jc w:val="both"/>
        <w:rPr>
          <w:rFonts w:cs="Arial"/>
          <w:b/>
        </w:rPr>
      </w:pPr>
    </w:p>
    <w:p w14:paraId="0A4B9007" w14:textId="035F2197" w:rsidR="006B3CE1" w:rsidRDefault="006B3CE1" w:rsidP="005107DD">
      <w:pPr>
        <w:jc w:val="both"/>
        <w:rPr>
          <w:rFonts w:cs="Arial"/>
        </w:rPr>
      </w:pPr>
      <w:r w:rsidRPr="00A64F09">
        <w:rPr>
          <w:rFonts w:cs="Arial"/>
        </w:rPr>
        <w:t>Multiplicity must be sh</w:t>
      </w:r>
      <w:r>
        <w:rPr>
          <w:rFonts w:cs="Arial"/>
        </w:rPr>
        <w:t>own</w:t>
      </w:r>
    </w:p>
    <w:p w14:paraId="7398621D" w14:textId="018A9DD9" w:rsidR="006B3CE1" w:rsidRDefault="006B3CE1" w:rsidP="005107DD">
      <w:pPr>
        <w:jc w:val="both"/>
        <w:rPr>
          <w:rFonts w:cs="Arial"/>
        </w:rPr>
      </w:pPr>
      <w:r>
        <w:rPr>
          <w:rFonts w:cs="Arial"/>
        </w:rPr>
        <w:t>No need to show PK and FK at this stage</w:t>
      </w:r>
    </w:p>
    <w:p w14:paraId="617A114B" w14:textId="3EE9D1AF" w:rsidR="006B3CE1" w:rsidRPr="001437E4" w:rsidRDefault="006B3CE1" w:rsidP="005107DD">
      <w:pPr>
        <w:jc w:val="both"/>
        <w:rPr>
          <w:rFonts w:cs="Arial"/>
        </w:rPr>
      </w:pPr>
      <w:r>
        <w:rPr>
          <w:rFonts w:cs="Arial"/>
        </w:rPr>
        <w:t>Show inheritance where applicable</w:t>
      </w:r>
    </w:p>
  </w:comment>
  <w:comment w:id="436" w:author="Nel, Janine (Ms) (Summerstrand Campus South) [2]" w:date="2017-04-13T10:12:00Z" w:initials="NJ((CS">
    <w:p w14:paraId="5476E217" w14:textId="77777777" w:rsidR="006B3CE1" w:rsidRDefault="006B3CE1" w:rsidP="00A7462F">
      <w:r>
        <w:annotationRef/>
      </w:r>
      <w:r>
        <w:t>Draw an implementation ready Entity Relationship Diagram (ERD) using UML notation</w:t>
      </w:r>
    </w:p>
    <w:p w14:paraId="6FCC6E0F" w14:textId="77777777" w:rsidR="006B3CE1" w:rsidRDefault="006B3CE1" w:rsidP="00A7462F"/>
    <w:p w14:paraId="10A73043" w14:textId="77777777" w:rsidR="006B3CE1" w:rsidRDefault="006B3CE1" w:rsidP="00A7462F">
      <w:r>
        <w:t>Refer to your WRDBV notes for an explanation of this diagram</w:t>
      </w:r>
    </w:p>
    <w:p w14:paraId="78F322B9" w14:textId="77777777" w:rsidR="006B3CE1" w:rsidRDefault="006B3CE1" w:rsidP="00A7462F"/>
    <w:p w14:paraId="22880FBD" w14:textId="027AFA20" w:rsidR="006B3CE1" w:rsidRDefault="006B3CE1" w:rsidP="00A7462F">
      <w:r>
        <w:t>Only show the Pks and FKs on the diagram</w:t>
      </w:r>
    </w:p>
  </w:comment>
  <w:comment w:id="439" w:author="Nel, Janine (Ms) (Summerstrand Campus South)" w:date="2020-09-26T13:33:00Z" w:initials="NJ((CS">
    <w:p w14:paraId="1B90683D" w14:textId="77777777" w:rsidR="00C16279" w:rsidRDefault="00C16279" w:rsidP="00C16279">
      <w:r>
        <w:annotationRef/>
      </w:r>
      <w:r>
        <w:t>Replace with the DBMS name you have used i.e. MS-Access, MySQL, SQLite</w:t>
      </w:r>
    </w:p>
  </w:comment>
  <w:comment w:id="440" w:author="Nel, Janine (Ms) (Summerstrand Campus South)" w:date="2020-09-26T13:35:00Z" w:initials="NJ((CS">
    <w:p w14:paraId="0DFBB538" w14:textId="77777777" w:rsidR="00C16279" w:rsidRDefault="00C16279" w:rsidP="00C16279">
      <w:r>
        <w:annotationRef/>
      </w:r>
      <w:r>
        <w:t>What did you call your database?</w:t>
      </w:r>
    </w:p>
  </w:comment>
  <w:comment w:id="445" w:author="Nel, Janine (Ms) (Summerstrand Campus South)" w:date="2020-09-26T14:03:00Z" w:initials="NJ((CS">
    <w:p w14:paraId="016651A2" w14:textId="77777777" w:rsidR="00C16279" w:rsidRDefault="00C16279" w:rsidP="00C16279">
      <w:pPr>
        <w:spacing w:after="120"/>
        <w:contextualSpacing/>
        <w:jc w:val="both"/>
        <w:rPr>
          <w:sz w:val="24"/>
        </w:rPr>
      </w:pPr>
      <w:r>
        <w:annotationRef/>
      </w:r>
      <w:r w:rsidRPr="00DC7579">
        <w:rPr>
          <w:sz w:val="24"/>
        </w:rPr>
        <w:t>Any prerequisites for running system</w:t>
      </w:r>
    </w:p>
    <w:p w14:paraId="4D567590" w14:textId="77777777" w:rsidR="00C16279" w:rsidRPr="00DC7579" w:rsidRDefault="00C16279" w:rsidP="00C16279">
      <w:pPr>
        <w:spacing w:after="120"/>
        <w:contextualSpacing/>
        <w:jc w:val="both"/>
        <w:rPr>
          <w:sz w:val="24"/>
        </w:rPr>
      </w:pPr>
    </w:p>
    <w:p w14:paraId="08E8FA9F" w14:textId="77777777" w:rsidR="00C16279" w:rsidRDefault="00C16279" w:rsidP="00C16279">
      <w:pPr>
        <w:spacing w:after="120"/>
        <w:contextualSpacing/>
        <w:jc w:val="both"/>
        <w:rPr>
          <w:sz w:val="24"/>
        </w:rPr>
      </w:pPr>
      <w:r w:rsidRPr="00DC7579">
        <w:rPr>
          <w:sz w:val="24"/>
        </w:rPr>
        <w:t>Indicate the environment that the system will run on i.e. operating system</w:t>
      </w:r>
    </w:p>
    <w:p w14:paraId="6CE35484" w14:textId="77777777" w:rsidR="00C16279" w:rsidRPr="00DC7579" w:rsidRDefault="00C16279" w:rsidP="00C16279">
      <w:pPr>
        <w:spacing w:after="120"/>
        <w:contextualSpacing/>
        <w:jc w:val="both"/>
        <w:rPr>
          <w:sz w:val="24"/>
        </w:rPr>
      </w:pPr>
    </w:p>
    <w:p w14:paraId="682E32FA" w14:textId="77777777" w:rsidR="00C16279" w:rsidRDefault="00C16279" w:rsidP="00C16279">
      <w:pPr>
        <w:spacing w:after="120"/>
        <w:contextualSpacing/>
        <w:jc w:val="both"/>
        <w:rPr>
          <w:sz w:val="24"/>
        </w:rPr>
      </w:pPr>
      <w:r w:rsidRPr="00DC7579">
        <w:rPr>
          <w:sz w:val="24"/>
        </w:rPr>
        <w:t>Specify the development tools used and versions</w:t>
      </w:r>
    </w:p>
    <w:p w14:paraId="4F6697BB" w14:textId="77777777" w:rsidR="00C16279" w:rsidRPr="00DC7579" w:rsidRDefault="00C16279" w:rsidP="00C16279">
      <w:pPr>
        <w:spacing w:after="120"/>
        <w:contextualSpacing/>
        <w:jc w:val="both"/>
        <w:rPr>
          <w:sz w:val="24"/>
        </w:rPr>
      </w:pPr>
    </w:p>
    <w:p w14:paraId="2DD7C4E4" w14:textId="77777777" w:rsidR="00C16279" w:rsidRDefault="00C16279" w:rsidP="00C16279">
      <w:pPr>
        <w:spacing w:after="120"/>
        <w:contextualSpacing/>
        <w:jc w:val="both"/>
        <w:rPr>
          <w:sz w:val="24"/>
        </w:rPr>
      </w:pPr>
      <w:r w:rsidRPr="00DC7579">
        <w:rPr>
          <w:sz w:val="24"/>
        </w:rPr>
        <w:t>DLL files that you might have used at home</w:t>
      </w:r>
    </w:p>
    <w:p w14:paraId="49A91E24" w14:textId="77777777" w:rsidR="00C16279" w:rsidRPr="00DC7579" w:rsidRDefault="00C16279" w:rsidP="00C16279">
      <w:pPr>
        <w:spacing w:after="120"/>
        <w:contextualSpacing/>
        <w:jc w:val="both"/>
        <w:rPr>
          <w:sz w:val="24"/>
        </w:rPr>
      </w:pPr>
    </w:p>
    <w:p w14:paraId="77F63792" w14:textId="77777777" w:rsidR="00C16279" w:rsidRPr="001E54B5" w:rsidRDefault="00C16279" w:rsidP="00C16279">
      <w:pPr>
        <w:spacing w:after="120"/>
        <w:contextualSpacing/>
        <w:jc w:val="both"/>
        <w:rPr>
          <w:sz w:val="24"/>
        </w:rPr>
      </w:pPr>
      <w:r w:rsidRPr="00DC7579">
        <w:rPr>
          <w:sz w:val="24"/>
        </w:rPr>
        <w:t>Recommended screen resolution</w:t>
      </w:r>
    </w:p>
  </w:comment>
  <w:comment w:id="458" w:author="Nel, Janine (Ms) (Summerstrand Campus South)" w:date="2020-09-26T14:04:00Z" w:initials="NJ((CS">
    <w:p w14:paraId="3BBEDCD7" w14:textId="77777777" w:rsidR="00C16279" w:rsidRDefault="00C16279" w:rsidP="00C16279">
      <w:pPr>
        <w:spacing w:after="120"/>
        <w:contextualSpacing/>
        <w:jc w:val="both"/>
        <w:rPr>
          <w:sz w:val="24"/>
        </w:rPr>
      </w:pPr>
      <w:r>
        <w:annotationRef/>
      </w:r>
      <w:r w:rsidRPr="00DC7579">
        <w:rPr>
          <w:sz w:val="24"/>
        </w:rPr>
        <w:t>Clear instructions relating to ins</w:t>
      </w:r>
      <w:r>
        <w:rPr>
          <w:sz w:val="24"/>
        </w:rPr>
        <w:t>talling or / and running your system</w:t>
      </w:r>
    </w:p>
    <w:p w14:paraId="242B073D" w14:textId="77777777" w:rsidR="00C16279" w:rsidRDefault="00C16279" w:rsidP="00C16279">
      <w:pPr>
        <w:spacing w:after="120"/>
        <w:contextualSpacing/>
        <w:jc w:val="both"/>
        <w:rPr>
          <w:sz w:val="24"/>
        </w:rPr>
      </w:pPr>
    </w:p>
    <w:p w14:paraId="21C16E8D" w14:textId="77777777" w:rsidR="00C16279" w:rsidRDefault="00C16279" w:rsidP="00C16279">
      <w:pPr>
        <w:spacing w:after="120"/>
        <w:contextualSpacing/>
        <w:jc w:val="both"/>
      </w:pPr>
      <w:r w:rsidRPr="00DC7579">
        <w:rPr>
          <w:sz w:val="24"/>
        </w:rPr>
        <w:t>The name of the file to run and where (in which folder) it can be found</w:t>
      </w:r>
    </w:p>
  </w:comment>
  <w:comment w:id="461" w:author="Nel, Janine (Ms) (Summerstrand Campus South)" w:date="2020-09-26T14:05:00Z" w:initials="NJ((CS">
    <w:p w14:paraId="14BAE454" w14:textId="77777777" w:rsidR="00C16279" w:rsidRDefault="00C16279" w:rsidP="00C16279">
      <w:pPr>
        <w:spacing w:after="120"/>
        <w:contextualSpacing/>
        <w:jc w:val="both"/>
        <w:rPr>
          <w:sz w:val="24"/>
        </w:rPr>
      </w:pPr>
      <w:r>
        <w:annotationRef/>
      </w:r>
      <w:r w:rsidRPr="00DC7579">
        <w:rPr>
          <w:sz w:val="24"/>
        </w:rPr>
        <w:t>All Admin login &amp; passwords (if applicable)</w:t>
      </w:r>
    </w:p>
    <w:p w14:paraId="60D61A78" w14:textId="77777777" w:rsidR="00C16279" w:rsidRDefault="00C16279" w:rsidP="00C1627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2BCAF" w15:done="0"/>
  <w15:commentEx w15:paraId="507D7793" w15:done="0"/>
  <w15:commentEx w15:paraId="500B802E" w15:done="0"/>
  <w15:commentEx w15:paraId="58718A67" w15:done="0"/>
  <w15:commentEx w15:paraId="60F8DC34" w15:done="0"/>
  <w15:commentEx w15:paraId="54187BB3" w15:done="0"/>
  <w15:commentEx w15:paraId="2FF244B5" w15:done="0"/>
  <w15:commentEx w15:paraId="590CC8A2" w15:done="0"/>
  <w15:commentEx w15:paraId="47109AEF" w15:done="0"/>
  <w15:commentEx w15:paraId="14D6218B" w15:done="0"/>
  <w15:commentEx w15:paraId="7C5DBAD3" w15:done="0"/>
  <w15:commentEx w15:paraId="6172758A" w15:done="0"/>
  <w15:commentEx w15:paraId="5BB3755B" w15:done="0"/>
  <w15:commentEx w15:paraId="2BF3F86B" w15:done="0"/>
  <w15:commentEx w15:paraId="76552B0D" w15:done="0"/>
  <w15:commentEx w15:paraId="1AD41B80" w15:done="0"/>
  <w15:commentEx w15:paraId="024B6E77" w15:done="0"/>
  <w15:commentEx w15:paraId="573C7DE4" w15:done="0"/>
  <w15:commentEx w15:paraId="4B73FE5E" w15:done="0"/>
  <w15:commentEx w15:paraId="67829F3E" w15:done="0"/>
  <w15:commentEx w15:paraId="57D31A12" w15:done="0"/>
  <w15:commentEx w15:paraId="1A69DD38" w15:done="0"/>
  <w15:commentEx w15:paraId="0D0327CB" w15:done="0"/>
  <w15:commentEx w15:paraId="282B24D7" w15:done="0"/>
  <w15:commentEx w15:paraId="111C65B6" w15:done="0"/>
  <w15:commentEx w15:paraId="5BC0D870" w15:done="0"/>
  <w15:commentEx w15:paraId="06DB5F59" w15:done="0"/>
  <w15:commentEx w15:paraId="3E12277B" w15:done="0"/>
  <w15:commentEx w15:paraId="38FCC987" w15:done="0"/>
  <w15:commentEx w15:paraId="72F7B2D3" w15:done="0"/>
  <w15:commentEx w15:paraId="715A327E" w15:done="0"/>
  <w15:commentEx w15:paraId="3A82EE9F" w15:done="0"/>
  <w15:commentEx w15:paraId="34DD25D9" w15:done="0"/>
  <w15:commentEx w15:paraId="6AE99D08" w15:done="0"/>
  <w15:commentEx w15:paraId="38CA8285" w15:done="0"/>
  <w15:commentEx w15:paraId="3B75DF52" w15:done="0"/>
  <w15:commentEx w15:paraId="0B4390EB" w15:done="0"/>
  <w15:commentEx w15:paraId="617A114B" w15:done="0"/>
  <w15:commentEx w15:paraId="22880FBD" w15:done="0"/>
  <w15:commentEx w15:paraId="1B90683D" w15:done="0"/>
  <w15:commentEx w15:paraId="0DFBB538" w15:done="0"/>
  <w15:commentEx w15:paraId="77F63792" w15:done="0"/>
  <w15:commentEx w15:paraId="21C16E8D" w15:done="0"/>
  <w15:commentEx w15:paraId="60D61A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A8F82" w16cex:dateUtc="2026-03-09T16:32:00Z"/>
  <w16cex:commentExtensible w16cex:durableId="65D3E4D0" w16cex:dateUtc="2026-03-09T16:48:00Z"/>
  <w16cex:commentExtensible w16cex:durableId="3262CC90" w16cex:dateUtc="2026-03-09T17:43:00Z"/>
  <w16cex:commentExtensible w16cex:durableId="21E34754" w16cex:dateUtc="2026-03-09T18:02:00Z"/>
  <w16cex:commentExtensible w16cex:durableId="03167C23" w16cex:dateUtc="2026-03-09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2BCAF" w16cid:durableId="26896990"/>
  <w16cid:commentId w16cid:paraId="507D7793" w16cid:durableId="7F8A8F82"/>
  <w16cid:commentId w16cid:paraId="500B802E" w16cid:durableId="2B7040D1"/>
  <w16cid:commentId w16cid:paraId="58718A67" w16cid:durableId="27B9FA64"/>
  <w16cid:commentId w16cid:paraId="60F8DC34" w16cid:durableId="27B9FA65"/>
  <w16cid:commentId w16cid:paraId="54187BB3" w16cid:durableId="65D3E4D0"/>
  <w16cid:commentId w16cid:paraId="2FF244B5" w16cid:durableId="2B704556"/>
  <w16cid:commentId w16cid:paraId="590CC8A2" w16cid:durableId="3262CC90"/>
  <w16cid:commentId w16cid:paraId="47109AEF" w16cid:durableId="21E34754"/>
  <w16cid:commentId w16cid:paraId="14D6218B" w16cid:durableId="2B704842"/>
  <w16cid:commentId w16cid:paraId="7C5DBAD3" w16cid:durableId="03167C23"/>
  <w16cid:commentId w16cid:paraId="6172758A" w16cid:durableId="2B7048F9"/>
  <w16cid:commentId w16cid:paraId="5BB3755B" w16cid:durableId="2999D428"/>
  <w16cid:commentId w16cid:paraId="2BF3F86B" w16cid:durableId="2999D427"/>
  <w16cid:commentId w16cid:paraId="76552B0D" w16cid:durableId="2999D426"/>
  <w16cid:commentId w16cid:paraId="1AD41B80" w16cid:durableId="2999D425"/>
  <w16cid:commentId w16cid:paraId="024B6E77" w16cid:durableId="2999D423"/>
  <w16cid:commentId w16cid:paraId="573C7DE4" w16cid:durableId="3BB347BA"/>
  <w16cid:commentId w16cid:paraId="4B73FE5E" w16cid:durableId="1BEB6D23"/>
  <w16cid:commentId w16cid:paraId="67829F3E" w16cid:durableId="202C26B0"/>
  <w16cid:commentId w16cid:paraId="57D31A12" w16cid:durableId="5EAB66DA"/>
  <w16cid:commentId w16cid:paraId="1A69DD38" w16cid:durableId="030938DF"/>
  <w16cid:commentId w16cid:paraId="0D0327CB" w16cid:durableId="4E932B52"/>
  <w16cid:commentId w16cid:paraId="282B24D7" w16cid:durableId="48521553"/>
  <w16cid:commentId w16cid:paraId="111C65B6" w16cid:durableId="127B2B7F"/>
  <w16cid:commentId w16cid:paraId="5BC0D870" w16cid:durableId="22640DD9"/>
  <w16cid:commentId w16cid:paraId="06DB5F59" w16cid:durableId="71F9D531"/>
  <w16cid:commentId w16cid:paraId="3E12277B" w16cid:durableId="6E1B277E"/>
  <w16cid:commentId w16cid:paraId="38FCC987" w16cid:durableId="21C90AED"/>
  <w16cid:commentId w16cid:paraId="72F7B2D3" w16cid:durableId="5EA0CFE3"/>
  <w16cid:commentId w16cid:paraId="715A327E" w16cid:durableId="31EFD55B"/>
  <w16cid:commentId w16cid:paraId="3A82EE9F" w16cid:durableId="6C1D97A2"/>
  <w16cid:commentId w16cid:paraId="34DD25D9" w16cid:durableId="1A6D0DAA"/>
  <w16cid:commentId w16cid:paraId="6AE99D08" w16cid:durableId="1677BDA0"/>
  <w16cid:commentId w16cid:paraId="38CA8285" w16cid:durableId="51FD72C3"/>
  <w16cid:commentId w16cid:paraId="3B75DF52" w16cid:durableId="74DF3392"/>
  <w16cid:commentId w16cid:paraId="0B4390EB" w16cid:durableId="27B9FA73"/>
  <w16cid:commentId w16cid:paraId="617A114B" w16cid:durableId="27B9FA76"/>
  <w16cid:commentId w16cid:paraId="22880FBD" w16cid:durableId="27E79280"/>
  <w16cid:commentId w16cid:paraId="1B90683D" w16cid:durableId="268969AA"/>
  <w16cid:commentId w16cid:paraId="0DFBB538" w16cid:durableId="268969AB"/>
  <w16cid:commentId w16cid:paraId="77F63792" w16cid:durableId="268969B0"/>
  <w16cid:commentId w16cid:paraId="21C16E8D" w16cid:durableId="268969B1"/>
  <w16cid:commentId w16cid:paraId="60D61A78" w16cid:durableId="268969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065C" w14:textId="77777777" w:rsidR="00D426B5" w:rsidRDefault="00D426B5">
      <w:r>
        <w:separator/>
      </w:r>
    </w:p>
  </w:endnote>
  <w:endnote w:type="continuationSeparator" w:id="0">
    <w:p w14:paraId="09E22850" w14:textId="77777777" w:rsidR="00D426B5" w:rsidRDefault="00D426B5">
      <w:r>
        <w:continuationSeparator/>
      </w:r>
    </w:p>
  </w:endnote>
  <w:endnote w:type="continuationNotice" w:id="1">
    <w:p w14:paraId="2F3BD8D7" w14:textId="77777777" w:rsidR="00D426B5" w:rsidRDefault="00D426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73C9" w14:textId="77777777" w:rsidR="006B3CE1" w:rsidRDefault="006B3CE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44B3CB" w14:textId="77777777" w:rsidR="006B3CE1" w:rsidRDefault="006B3C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5D2EC54" w14:paraId="0AB2FD4B" w14:textId="77777777" w:rsidTr="45D2EC54">
      <w:trPr>
        <w:trHeight w:val="300"/>
      </w:trPr>
      <w:tc>
        <w:tcPr>
          <w:tcW w:w="3245" w:type="dxa"/>
        </w:tcPr>
        <w:p w14:paraId="0BD45C16" w14:textId="6DA70D57" w:rsidR="45D2EC54" w:rsidRDefault="45D2EC54" w:rsidP="45D2EC54">
          <w:pPr>
            <w:pStyle w:val="Header"/>
            <w:ind w:left="-115"/>
          </w:pPr>
        </w:p>
      </w:tc>
      <w:tc>
        <w:tcPr>
          <w:tcW w:w="3245" w:type="dxa"/>
        </w:tcPr>
        <w:p w14:paraId="0EA293E8" w14:textId="6092C6B5" w:rsidR="45D2EC54" w:rsidRDefault="45D2EC54" w:rsidP="45D2EC54">
          <w:pPr>
            <w:pStyle w:val="Header"/>
            <w:jc w:val="center"/>
          </w:pPr>
        </w:p>
      </w:tc>
      <w:tc>
        <w:tcPr>
          <w:tcW w:w="3245" w:type="dxa"/>
        </w:tcPr>
        <w:p w14:paraId="790E1D5A" w14:textId="00A60928" w:rsidR="45D2EC54" w:rsidRDefault="45D2EC54" w:rsidP="45D2EC54">
          <w:pPr>
            <w:pStyle w:val="Header"/>
            <w:ind w:right="-115"/>
            <w:jc w:val="right"/>
          </w:pPr>
        </w:p>
      </w:tc>
    </w:tr>
  </w:tbl>
  <w:p w14:paraId="50E96048" w14:textId="644AAF01" w:rsidR="45D2EC54" w:rsidRDefault="45D2EC54" w:rsidP="45D2EC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5D2EC54" w14:paraId="20018F9F" w14:textId="77777777" w:rsidTr="45D2EC54">
      <w:trPr>
        <w:trHeight w:val="300"/>
      </w:trPr>
      <w:tc>
        <w:tcPr>
          <w:tcW w:w="3245" w:type="dxa"/>
        </w:tcPr>
        <w:p w14:paraId="385C06EF" w14:textId="25E3F1E4" w:rsidR="45D2EC54" w:rsidRDefault="45D2EC54" w:rsidP="45D2EC54">
          <w:pPr>
            <w:pStyle w:val="Header"/>
            <w:ind w:left="-115"/>
          </w:pPr>
        </w:p>
      </w:tc>
      <w:tc>
        <w:tcPr>
          <w:tcW w:w="3245" w:type="dxa"/>
        </w:tcPr>
        <w:p w14:paraId="658AAAC5" w14:textId="39214986" w:rsidR="45D2EC54" w:rsidRDefault="45D2EC54" w:rsidP="45D2EC54">
          <w:pPr>
            <w:pStyle w:val="Header"/>
            <w:jc w:val="center"/>
          </w:pPr>
        </w:p>
      </w:tc>
      <w:tc>
        <w:tcPr>
          <w:tcW w:w="3245" w:type="dxa"/>
        </w:tcPr>
        <w:p w14:paraId="3370BE9F" w14:textId="7E076104" w:rsidR="45D2EC54" w:rsidRDefault="45D2EC54" w:rsidP="45D2EC54">
          <w:pPr>
            <w:pStyle w:val="Header"/>
            <w:ind w:right="-115"/>
            <w:jc w:val="right"/>
          </w:pPr>
        </w:p>
      </w:tc>
    </w:tr>
  </w:tbl>
  <w:p w14:paraId="5120273B" w14:textId="0C8DC75B" w:rsidR="45D2EC54" w:rsidRDefault="45D2EC54" w:rsidP="45D2EC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6CCB" w14:textId="45FDB7AE" w:rsidR="006B3CE1" w:rsidRDefault="006B3CE1" w:rsidP="00A47486">
    <w:pPr>
      <w:pStyle w:val="Footer"/>
      <w:pBdr>
        <w:top w:val="single" w:sz="2" w:space="1" w:color="000000"/>
      </w:pBd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13</w:t>
    </w:r>
    <w:r>
      <w:rPr>
        <w:b/>
        <w:sz w:val="24"/>
        <w:szCs w:val="24"/>
      </w:rPr>
      <w:fldChar w:fldCharType="end"/>
    </w:r>
  </w:p>
  <w:p w14:paraId="2E6B5FF2" w14:textId="77777777" w:rsidR="006B3CE1" w:rsidRPr="00DC1839" w:rsidRDefault="006B3CE1" w:rsidP="00A47486">
    <w:pPr>
      <w:pStyle w:val="Footer"/>
      <w:jc w:val="right"/>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9"/>
      <w:gridCol w:w="3249"/>
      <w:gridCol w:w="3249"/>
    </w:tblGrid>
    <w:tr w:rsidR="45D2EC54" w14:paraId="78F25067" w14:textId="77777777" w:rsidTr="45D2EC54">
      <w:trPr>
        <w:trHeight w:val="300"/>
      </w:trPr>
      <w:tc>
        <w:tcPr>
          <w:tcW w:w="3485" w:type="dxa"/>
        </w:tcPr>
        <w:p w14:paraId="04FF9AA9" w14:textId="4EB3DC7B" w:rsidR="45D2EC54" w:rsidRDefault="45D2EC54" w:rsidP="45D2EC54">
          <w:pPr>
            <w:pStyle w:val="Header"/>
            <w:ind w:left="-115"/>
          </w:pPr>
        </w:p>
      </w:tc>
      <w:tc>
        <w:tcPr>
          <w:tcW w:w="3485" w:type="dxa"/>
        </w:tcPr>
        <w:p w14:paraId="2BB7EF00" w14:textId="4B060AEF" w:rsidR="45D2EC54" w:rsidRDefault="45D2EC54" w:rsidP="45D2EC54">
          <w:pPr>
            <w:pStyle w:val="Header"/>
            <w:jc w:val="center"/>
          </w:pPr>
        </w:p>
      </w:tc>
      <w:tc>
        <w:tcPr>
          <w:tcW w:w="3485" w:type="dxa"/>
        </w:tcPr>
        <w:p w14:paraId="12C53474" w14:textId="6E38E8C4" w:rsidR="45D2EC54" w:rsidRDefault="45D2EC54" w:rsidP="45D2EC54">
          <w:pPr>
            <w:pStyle w:val="Header"/>
            <w:ind w:right="-115"/>
            <w:jc w:val="right"/>
          </w:pPr>
        </w:p>
      </w:tc>
    </w:tr>
  </w:tbl>
  <w:p w14:paraId="0E778443" w14:textId="74B98E87" w:rsidR="45D2EC54" w:rsidRDefault="45D2EC54" w:rsidP="45D2E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79D5" w14:textId="77777777" w:rsidR="00D426B5" w:rsidRDefault="00D426B5">
      <w:r>
        <w:separator/>
      </w:r>
    </w:p>
  </w:footnote>
  <w:footnote w:type="continuationSeparator" w:id="0">
    <w:p w14:paraId="3631C1CF" w14:textId="77777777" w:rsidR="00D426B5" w:rsidRDefault="00D426B5">
      <w:r>
        <w:continuationSeparator/>
      </w:r>
    </w:p>
  </w:footnote>
  <w:footnote w:type="continuationNotice" w:id="1">
    <w:p w14:paraId="43AEA86D" w14:textId="77777777" w:rsidR="00D426B5" w:rsidRDefault="00D426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5D2EC54" w14:paraId="33F8F61B" w14:textId="77777777" w:rsidTr="45D2EC54">
      <w:trPr>
        <w:trHeight w:val="300"/>
      </w:trPr>
      <w:tc>
        <w:tcPr>
          <w:tcW w:w="3245" w:type="dxa"/>
        </w:tcPr>
        <w:p w14:paraId="60E2AAC0" w14:textId="5B62279B" w:rsidR="45D2EC54" w:rsidRDefault="45D2EC54" w:rsidP="45D2EC54">
          <w:pPr>
            <w:pStyle w:val="Header"/>
            <w:ind w:left="-115"/>
          </w:pPr>
        </w:p>
      </w:tc>
      <w:tc>
        <w:tcPr>
          <w:tcW w:w="3245" w:type="dxa"/>
        </w:tcPr>
        <w:p w14:paraId="285FE761" w14:textId="7546CEFF" w:rsidR="45D2EC54" w:rsidRDefault="45D2EC54" w:rsidP="45D2EC54">
          <w:pPr>
            <w:pStyle w:val="Header"/>
            <w:jc w:val="center"/>
          </w:pPr>
        </w:p>
      </w:tc>
      <w:tc>
        <w:tcPr>
          <w:tcW w:w="3245" w:type="dxa"/>
        </w:tcPr>
        <w:p w14:paraId="1173D61F" w14:textId="3CDBF2C3" w:rsidR="45D2EC54" w:rsidRDefault="45D2EC54" w:rsidP="45D2EC54">
          <w:pPr>
            <w:pStyle w:val="Header"/>
            <w:ind w:right="-115"/>
            <w:jc w:val="right"/>
          </w:pPr>
        </w:p>
      </w:tc>
    </w:tr>
  </w:tbl>
  <w:p w14:paraId="6983A290" w14:textId="7873DBBA" w:rsidR="45D2EC54" w:rsidRDefault="45D2EC54" w:rsidP="45D2EC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45D2EC54" w14:paraId="016EB29A" w14:textId="77777777" w:rsidTr="45D2EC54">
      <w:trPr>
        <w:trHeight w:val="300"/>
      </w:trPr>
      <w:tc>
        <w:tcPr>
          <w:tcW w:w="3245" w:type="dxa"/>
        </w:tcPr>
        <w:p w14:paraId="525F91C5" w14:textId="20B71BA1" w:rsidR="45D2EC54" w:rsidRDefault="45D2EC54" w:rsidP="45D2EC54">
          <w:pPr>
            <w:pStyle w:val="Header"/>
            <w:ind w:left="-115"/>
          </w:pPr>
        </w:p>
      </w:tc>
      <w:tc>
        <w:tcPr>
          <w:tcW w:w="3245" w:type="dxa"/>
        </w:tcPr>
        <w:p w14:paraId="0E0BACF1" w14:textId="6CC76F1D" w:rsidR="45D2EC54" w:rsidRDefault="45D2EC54" w:rsidP="45D2EC54">
          <w:pPr>
            <w:pStyle w:val="Header"/>
            <w:jc w:val="center"/>
          </w:pPr>
        </w:p>
      </w:tc>
      <w:tc>
        <w:tcPr>
          <w:tcW w:w="3245" w:type="dxa"/>
        </w:tcPr>
        <w:p w14:paraId="455479D8" w14:textId="7E4F937D" w:rsidR="45D2EC54" w:rsidRDefault="45D2EC54" w:rsidP="45D2EC54">
          <w:pPr>
            <w:pStyle w:val="Header"/>
            <w:ind w:right="-115"/>
            <w:jc w:val="right"/>
          </w:pPr>
        </w:p>
      </w:tc>
    </w:tr>
  </w:tbl>
  <w:p w14:paraId="4884F58A" w14:textId="5FB797B7" w:rsidR="45D2EC54" w:rsidRDefault="45D2EC54" w:rsidP="45D2EC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0449" w14:textId="77777777" w:rsidR="006B3CE1" w:rsidRPr="00A733E3" w:rsidRDefault="006B3CE1" w:rsidP="00D0286D">
    <w:pPr>
      <w:pStyle w:val="Header"/>
      <w:jc w:val="center"/>
      <w:rPr>
        <w:b/>
        <w:sz w:val="16"/>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9"/>
      <w:gridCol w:w="3249"/>
      <w:gridCol w:w="3249"/>
    </w:tblGrid>
    <w:tr w:rsidR="45D2EC54" w14:paraId="51677F84" w14:textId="77777777" w:rsidTr="45D2EC54">
      <w:trPr>
        <w:trHeight w:val="300"/>
      </w:trPr>
      <w:tc>
        <w:tcPr>
          <w:tcW w:w="3485" w:type="dxa"/>
        </w:tcPr>
        <w:p w14:paraId="6AD45F4B" w14:textId="5C534776" w:rsidR="45D2EC54" w:rsidRDefault="45D2EC54" w:rsidP="45D2EC54">
          <w:pPr>
            <w:pStyle w:val="Header"/>
            <w:ind w:left="-115"/>
          </w:pPr>
        </w:p>
      </w:tc>
      <w:tc>
        <w:tcPr>
          <w:tcW w:w="3485" w:type="dxa"/>
        </w:tcPr>
        <w:p w14:paraId="41B31A55" w14:textId="034296FA" w:rsidR="45D2EC54" w:rsidRDefault="45D2EC54" w:rsidP="45D2EC54">
          <w:pPr>
            <w:pStyle w:val="Header"/>
            <w:jc w:val="center"/>
          </w:pPr>
        </w:p>
      </w:tc>
      <w:tc>
        <w:tcPr>
          <w:tcW w:w="3485" w:type="dxa"/>
        </w:tcPr>
        <w:p w14:paraId="0E0BB904" w14:textId="65737D45" w:rsidR="45D2EC54" w:rsidRDefault="45D2EC54" w:rsidP="45D2EC54">
          <w:pPr>
            <w:pStyle w:val="Header"/>
            <w:ind w:right="-115"/>
            <w:jc w:val="right"/>
          </w:pPr>
        </w:p>
      </w:tc>
    </w:tr>
  </w:tbl>
  <w:p w14:paraId="5A773D5C" w14:textId="7495F70A" w:rsidR="45D2EC54" w:rsidRDefault="45D2EC54" w:rsidP="45D2EC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CFB"/>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F0747"/>
    <w:multiLevelType w:val="hybridMultilevel"/>
    <w:tmpl w:val="D93A2326"/>
    <w:lvl w:ilvl="0" w:tplc="D1D2DE66">
      <w:start w:val="1"/>
      <w:numFmt w:val="bullet"/>
      <w:lvlText w:val=""/>
      <w:lvlJc w:val="left"/>
      <w:pPr>
        <w:ind w:left="720" w:hanging="360"/>
      </w:pPr>
      <w:rPr>
        <w:rFonts w:ascii="Symbol" w:hAnsi="Symbol" w:hint="default"/>
      </w:rPr>
    </w:lvl>
    <w:lvl w:ilvl="1" w:tplc="753E40DE">
      <w:start w:val="1"/>
      <w:numFmt w:val="bullet"/>
      <w:lvlText w:val="o"/>
      <w:lvlJc w:val="left"/>
      <w:pPr>
        <w:ind w:left="1440" w:hanging="360"/>
      </w:pPr>
      <w:rPr>
        <w:rFonts w:ascii="Courier New" w:hAnsi="Courier New" w:hint="default"/>
      </w:rPr>
    </w:lvl>
    <w:lvl w:ilvl="2" w:tplc="086C6E96">
      <w:start w:val="1"/>
      <w:numFmt w:val="bullet"/>
      <w:lvlText w:val=""/>
      <w:lvlJc w:val="left"/>
      <w:pPr>
        <w:ind w:left="2160" w:hanging="360"/>
      </w:pPr>
      <w:rPr>
        <w:rFonts w:ascii="Wingdings" w:hAnsi="Wingdings" w:hint="default"/>
      </w:rPr>
    </w:lvl>
    <w:lvl w:ilvl="3" w:tplc="FE627C66">
      <w:start w:val="1"/>
      <w:numFmt w:val="bullet"/>
      <w:lvlText w:val=""/>
      <w:lvlJc w:val="left"/>
      <w:pPr>
        <w:ind w:left="2880" w:hanging="360"/>
      </w:pPr>
      <w:rPr>
        <w:rFonts w:ascii="Symbol" w:hAnsi="Symbol" w:hint="default"/>
      </w:rPr>
    </w:lvl>
    <w:lvl w:ilvl="4" w:tplc="BE06A1DE">
      <w:start w:val="1"/>
      <w:numFmt w:val="bullet"/>
      <w:lvlText w:val="o"/>
      <w:lvlJc w:val="left"/>
      <w:pPr>
        <w:ind w:left="3600" w:hanging="360"/>
      </w:pPr>
      <w:rPr>
        <w:rFonts w:ascii="Courier New" w:hAnsi="Courier New" w:hint="default"/>
      </w:rPr>
    </w:lvl>
    <w:lvl w:ilvl="5" w:tplc="5A7E2C9C">
      <w:start w:val="1"/>
      <w:numFmt w:val="bullet"/>
      <w:lvlText w:val=""/>
      <w:lvlJc w:val="left"/>
      <w:pPr>
        <w:ind w:left="4320" w:hanging="360"/>
      </w:pPr>
      <w:rPr>
        <w:rFonts w:ascii="Wingdings" w:hAnsi="Wingdings" w:hint="default"/>
      </w:rPr>
    </w:lvl>
    <w:lvl w:ilvl="6" w:tplc="CF241AFA">
      <w:start w:val="1"/>
      <w:numFmt w:val="bullet"/>
      <w:lvlText w:val=""/>
      <w:lvlJc w:val="left"/>
      <w:pPr>
        <w:ind w:left="5040" w:hanging="360"/>
      </w:pPr>
      <w:rPr>
        <w:rFonts w:ascii="Symbol" w:hAnsi="Symbol" w:hint="default"/>
      </w:rPr>
    </w:lvl>
    <w:lvl w:ilvl="7" w:tplc="28163046">
      <w:start w:val="1"/>
      <w:numFmt w:val="bullet"/>
      <w:lvlText w:val="o"/>
      <w:lvlJc w:val="left"/>
      <w:pPr>
        <w:ind w:left="5760" w:hanging="360"/>
      </w:pPr>
      <w:rPr>
        <w:rFonts w:ascii="Courier New" w:hAnsi="Courier New" w:hint="default"/>
      </w:rPr>
    </w:lvl>
    <w:lvl w:ilvl="8" w:tplc="6974E1BC">
      <w:start w:val="1"/>
      <w:numFmt w:val="bullet"/>
      <w:lvlText w:val=""/>
      <w:lvlJc w:val="left"/>
      <w:pPr>
        <w:ind w:left="6480" w:hanging="360"/>
      </w:pPr>
      <w:rPr>
        <w:rFonts w:ascii="Wingdings" w:hAnsi="Wingdings" w:hint="default"/>
      </w:rPr>
    </w:lvl>
  </w:abstractNum>
  <w:abstractNum w:abstractNumId="2" w15:restartNumberingAfterBreak="0">
    <w:nsid w:val="0B277823"/>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AB240B"/>
    <w:multiLevelType w:val="hybridMultilevel"/>
    <w:tmpl w:val="037C2EE8"/>
    <w:lvl w:ilvl="0" w:tplc="00FC0E6A">
      <w:start w:val="1"/>
      <w:numFmt w:val="bullet"/>
      <w:lvlText w:val=""/>
      <w:lvlJc w:val="left"/>
      <w:pPr>
        <w:ind w:left="720" w:hanging="360"/>
      </w:pPr>
      <w:rPr>
        <w:rFonts w:ascii="Symbol" w:hAnsi="Symbol" w:hint="default"/>
      </w:rPr>
    </w:lvl>
    <w:lvl w:ilvl="1" w:tplc="5FDA8F38">
      <w:start w:val="1"/>
      <w:numFmt w:val="bullet"/>
      <w:lvlText w:val="o"/>
      <w:lvlJc w:val="left"/>
      <w:pPr>
        <w:ind w:left="1440" w:hanging="360"/>
      </w:pPr>
      <w:rPr>
        <w:rFonts w:ascii="Courier New" w:hAnsi="Courier New" w:hint="default"/>
      </w:rPr>
    </w:lvl>
    <w:lvl w:ilvl="2" w:tplc="E342210C">
      <w:start w:val="1"/>
      <w:numFmt w:val="bullet"/>
      <w:lvlText w:val=""/>
      <w:lvlJc w:val="left"/>
      <w:pPr>
        <w:ind w:left="2160" w:hanging="360"/>
      </w:pPr>
      <w:rPr>
        <w:rFonts w:ascii="Wingdings" w:hAnsi="Wingdings" w:hint="default"/>
      </w:rPr>
    </w:lvl>
    <w:lvl w:ilvl="3" w:tplc="1108A576">
      <w:start w:val="1"/>
      <w:numFmt w:val="bullet"/>
      <w:lvlText w:val=""/>
      <w:lvlJc w:val="left"/>
      <w:pPr>
        <w:ind w:left="2880" w:hanging="360"/>
      </w:pPr>
      <w:rPr>
        <w:rFonts w:ascii="Symbol" w:hAnsi="Symbol" w:hint="default"/>
      </w:rPr>
    </w:lvl>
    <w:lvl w:ilvl="4" w:tplc="22D007A6">
      <w:start w:val="1"/>
      <w:numFmt w:val="bullet"/>
      <w:lvlText w:val="o"/>
      <w:lvlJc w:val="left"/>
      <w:pPr>
        <w:ind w:left="3600" w:hanging="360"/>
      </w:pPr>
      <w:rPr>
        <w:rFonts w:ascii="Courier New" w:hAnsi="Courier New" w:hint="default"/>
      </w:rPr>
    </w:lvl>
    <w:lvl w:ilvl="5" w:tplc="B5A03E22">
      <w:start w:val="1"/>
      <w:numFmt w:val="bullet"/>
      <w:lvlText w:val=""/>
      <w:lvlJc w:val="left"/>
      <w:pPr>
        <w:ind w:left="4320" w:hanging="360"/>
      </w:pPr>
      <w:rPr>
        <w:rFonts w:ascii="Wingdings" w:hAnsi="Wingdings" w:hint="default"/>
      </w:rPr>
    </w:lvl>
    <w:lvl w:ilvl="6" w:tplc="21B21D50">
      <w:start w:val="1"/>
      <w:numFmt w:val="bullet"/>
      <w:lvlText w:val=""/>
      <w:lvlJc w:val="left"/>
      <w:pPr>
        <w:ind w:left="5040" w:hanging="360"/>
      </w:pPr>
      <w:rPr>
        <w:rFonts w:ascii="Symbol" w:hAnsi="Symbol" w:hint="default"/>
      </w:rPr>
    </w:lvl>
    <w:lvl w:ilvl="7" w:tplc="0DAE3CD8">
      <w:start w:val="1"/>
      <w:numFmt w:val="bullet"/>
      <w:lvlText w:val="o"/>
      <w:lvlJc w:val="left"/>
      <w:pPr>
        <w:ind w:left="5760" w:hanging="360"/>
      </w:pPr>
      <w:rPr>
        <w:rFonts w:ascii="Courier New" w:hAnsi="Courier New" w:hint="default"/>
      </w:rPr>
    </w:lvl>
    <w:lvl w:ilvl="8" w:tplc="9AF2CD44">
      <w:start w:val="1"/>
      <w:numFmt w:val="bullet"/>
      <w:lvlText w:val=""/>
      <w:lvlJc w:val="left"/>
      <w:pPr>
        <w:ind w:left="6480" w:hanging="360"/>
      </w:pPr>
      <w:rPr>
        <w:rFonts w:ascii="Wingdings" w:hAnsi="Wingdings" w:hint="default"/>
      </w:rPr>
    </w:lvl>
  </w:abstractNum>
  <w:abstractNum w:abstractNumId="4" w15:restartNumberingAfterBreak="0">
    <w:nsid w:val="0E7A067A"/>
    <w:multiLevelType w:val="multilevel"/>
    <w:tmpl w:val="603C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3FA46"/>
    <w:multiLevelType w:val="hybridMultilevel"/>
    <w:tmpl w:val="1AD4B1BC"/>
    <w:lvl w:ilvl="0" w:tplc="E9FE7B6E">
      <w:start w:val="1"/>
      <w:numFmt w:val="bullet"/>
      <w:lvlText w:val=""/>
      <w:lvlJc w:val="left"/>
      <w:pPr>
        <w:ind w:left="720" w:hanging="360"/>
      </w:pPr>
      <w:rPr>
        <w:rFonts w:ascii="Symbol" w:hAnsi="Symbol" w:hint="default"/>
      </w:rPr>
    </w:lvl>
    <w:lvl w:ilvl="1" w:tplc="B0425342">
      <w:start w:val="1"/>
      <w:numFmt w:val="bullet"/>
      <w:lvlText w:val="o"/>
      <w:lvlJc w:val="left"/>
      <w:pPr>
        <w:ind w:left="1440" w:hanging="360"/>
      </w:pPr>
      <w:rPr>
        <w:rFonts w:ascii="Courier New" w:hAnsi="Courier New" w:hint="default"/>
      </w:rPr>
    </w:lvl>
    <w:lvl w:ilvl="2" w:tplc="7E9C92E4">
      <w:start w:val="1"/>
      <w:numFmt w:val="bullet"/>
      <w:lvlText w:val=""/>
      <w:lvlJc w:val="left"/>
      <w:pPr>
        <w:ind w:left="2160" w:hanging="360"/>
      </w:pPr>
      <w:rPr>
        <w:rFonts w:ascii="Wingdings" w:hAnsi="Wingdings" w:hint="default"/>
      </w:rPr>
    </w:lvl>
    <w:lvl w:ilvl="3" w:tplc="DAA48254">
      <w:start w:val="1"/>
      <w:numFmt w:val="bullet"/>
      <w:lvlText w:val=""/>
      <w:lvlJc w:val="left"/>
      <w:pPr>
        <w:ind w:left="2880" w:hanging="360"/>
      </w:pPr>
      <w:rPr>
        <w:rFonts w:ascii="Symbol" w:hAnsi="Symbol" w:hint="default"/>
      </w:rPr>
    </w:lvl>
    <w:lvl w:ilvl="4" w:tplc="6C6614D4">
      <w:start w:val="1"/>
      <w:numFmt w:val="bullet"/>
      <w:lvlText w:val="o"/>
      <w:lvlJc w:val="left"/>
      <w:pPr>
        <w:ind w:left="3600" w:hanging="360"/>
      </w:pPr>
      <w:rPr>
        <w:rFonts w:ascii="Courier New" w:hAnsi="Courier New" w:hint="default"/>
      </w:rPr>
    </w:lvl>
    <w:lvl w:ilvl="5" w:tplc="7EAE75A0">
      <w:start w:val="1"/>
      <w:numFmt w:val="bullet"/>
      <w:lvlText w:val=""/>
      <w:lvlJc w:val="left"/>
      <w:pPr>
        <w:ind w:left="4320" w:hanging="360"/>
      </w:pPr>
      <w:rPr>
        <w:rFonts w:ascii="Wingdings" w:hAnsi="Wingdings" w:hint="default"/>
      </w:rPr>
    </w:lvl>
    <w:lvl w:ilvl="6" w:tplc="F37447D4">
      <w:start w:val="1"/>
      <w:numFmt w:val="bullet"/>
      <w:lvlText w:val=""/>
      <w:lvlJc w:val="left"/>
      <w:pPr>
        <w:ind w:left="5040" w:hanging="360"/>
      </w:pPr>
      <w:rPr>
        <w:rFonts w:ascii="Symbol" w:hAnsi="Symbol" w:hint="default"/>
      </w:rPr>
    </w:lvl>
    <w:lvl w:ilvl="7" w:tplc="12AA6934">
      <w:start w:val="1"/>
      <w:numFmt w:val="bullet"/>
      <w:lvlText w:val="o"/>
      <w:lvlJc w:val="left"/>
      <w:pPr>
        <w:ind w:left="5760" w:hanging="360"/>
      </w:pPr>
      <w:rPr>
        <w:rFonts w:ascii="Courier New" w:hAnsi="Courier New" w:hint="default"/>
      </w:rPr>
    </w:lvl>
    <w:lvl w:ilvl="8" w:tplc="5F327DCC">
      <w:start w:val="1"/>
      <w:numFmt w:val="bullet"/>
      <w:lvlText w:val=""/>
      <w:lvlJc w:val="left"/>
      <w:pPr>
        <w:ind w:left="6480" w:hanging="360"/>
      </w:pPr>
      <w:rPr>
        <w:rFonts w:ascii="Wingdings" w:hAnsi="Wingdings" w:hint="default"/>
      </w:rPr>
    </w:lvl>
  </w:abstractNum>
  <w:abstractNum w:abstractNumId="6" w15:restartNumberingAfterBreak="0">
    <w:nsid w:val="10AE14AF"/>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7444A5"/>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27384"/>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35110D"/>
    <w:multiLevelType w:val="hybridMultilevel"/>
    <w:tmpl w:val="2670042E"/>
    <w:lvl w:ilvl="0" w:tplc="AD7CF9C2">
      <w:start w:val="1"/>
      <w:numFmt w:val="bullet"/>
      <w:lvlText w:val=""/>
      <w:lvlJc w:val="left"/>
      <w:pPr>
        <w:ind w:left="720" w:hanging="360"/>
      </w:pPr>
      <w:rPr>
        <w:rFonts w:ascii="Symbol" w:hAnsi="Symbol" w:hint="default"/>
      </w:rPr>
    </w:lvl>
    <w:lvl w:ilvl="1" w:tplc="34D2D0CE">
      <w:start w:val="1"/>
      <w:numFmt w:val="bullet"/>
      <w:lvlText w:val="o"/>
      <w:lvlJc w:val="left"/>
      <w:pPr>
        <w:ind w:left="1440" w:hanging="360"/>
      </w:pPr>
      <w:rPr>
        <w:rFonts w:ascii="Courier New" w:hAnsi="Courier New" w:hint="default"/>
      </w:rPr>
    </w:lvl>
    <w:lvl w:ilvl="2" w:tplc="E592A2D6">
      <w:start w:val="1"/>
      <w:numFmt w:val="bullet"/>
      <w:lvlText w:val=""/>
      <w:lvlJc w:val="left"/>
      <w:pPr>
        <w:ind w:left="2160" w:hanging="360"/>
      </w:pPr>
      <w:rPr>
        <w:rFonts w:ascii="Wingdings" w:hAnsi="Wingdings" w:hint="default"/>
      </w:rPr>
    </w:lvl>
    <w:lvl w:ilvl="3" w:tplc="71809750">
      <w:start w:val="1"/>
      <w:numFmt w:val="bullet"/>
      <w:lvlText w:val=""/>
      <w:lvlJc w:val="left"/>
      <w:pPr>
        <w:ind w:left="2880" w:hanging="360"/>
      </w:pPr>
      <w:rPr>
        <w:rFonts w:ascii="Symbol" w:hAnsi="Symbol" w:hint="default"/>
      </w:rPr>
    </w:lvl>
    <w:lvl w:ilvl="4" w:tplc="48F2DE50">
      <w:start w:val="1"/>
      <w:numFmt w:val="bullet"/>
      <w:lvlText w:val="o"/>
      <w:lvlJc w:val="left"/>
      <w:pPr>
        <w:ind w:left="3600" w:hanging="360"/>
      </w:pPr>
      <w:rPr>
        <w:rFonts w:ascii="Courier New" w:hAnsi="Courier New" w:hint="default"/>
      </w:rPr>
    </w:lvl>
    <w:lvl w:ilvl="5" w:tplc="687002DA">
      <w:start w:val="1"/>
      <w:numFmt w:val="bullet"/>
      <w:lvlText w:val=""/>
      <w:lvlJc w:val="left"/>
      <w:pPr>
        <w:ind w:left="4320" w:hanging="360"/>
      </w:pPr>
      <w:rPr>
        <w:rFonts w:ascii="Wingdings" w:hAnsi="Wingdings" w:hint="default"/>
      </w:rPr>
    </w:lvl>
    <w:lvl w:ilvl="6" w:tplc="E6C4A6B8">
      <w:start w:val="1"/>
      <w:numFmt w:val="bullet"/>
      <w:lvlText w:val=""/>
      <w:lvlJc w:val="left"/>
      <w:pPr>
        <w:ind w:left="5040" w:hanging="360"/>
      </w:pPr>
      <w:rPr>
        <w:rFonts w:ascii="Symbol" w:hAnsi="Symbol" w:hint="default"/>
      </w:rPr>
    </w:lvl>
    <w:lvl w:ilvl="7" w:tplc="83A2738A">
      <w:start w:val="1"/>
      <w:numFmt w:val="bullet"/>
      <w:lvlText w:val="o"/>
      <w:lvlJc w:val="left"/>
      <w:pPr>
        <w:ind w:left="5760" w:hanging="360"/>
      </w:pPr>
      <w:rPr>
        <w:rFonts w:ascii="Courier New" w:hAnsi="Courier New" w:hint="default"/>
      </w:rPr>
    </w:lvl>
    <w:lvl w:ilvl="8" w:tplc="DE4CC8C0">
      <w:start w:val="1"/>
      <w:numFmt w:val="bullet"/>
      <w:lvlText w:val=""/>
      <w:lvlJc w:val="left"/>
      <w:pPr>
        <w:ind w:left="6480" w:hanging="360"/>
      </w:pPr>
      <w:rPr>
        <w:rFonts w:ascii="Wingdings" w:hAnsi="Wingdings" w:hint="default"/>
      </w:rPr>
    </w:lvl>
  </w:abstractNum>
  <w:abstractNum w:abstractNumId="11" w15:restartNumberingAfterBreak="0">
    <w:nsid w:val="27BA493C"/>
    <w:multiLevelType w:val="multilevel"/>
    <w:tmpl w:val="90C8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906EA"/>
    <w:multiLevelType w:val="hybridMultilevel"/>
    <w:tmpl w:val="BBE862F0"/>
    <w:lvl w:ilvl="0" w:tplc="121635D6">
      <w:start w:val="1"/>
      <w:numFmt w:val="decimal"/>
      <w:lvlText w:val="%1."/>
      <w:lvlJc w:val="left"/>
      <w:pPr>
        <w:ind w:left="360" w:hanging="360"/>
      </w:pPr>
      <w:rPr>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97359DF"/>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78E510"/>
    <w:multiLevelType w:val="hybridMultilevel"/>
    <w:tmpl w:val="957E76E6"/>
    <w:lvl w:ilvl="0" w:tplc="BA4EB2DC">
      <w:start w:val="3"/>
      <w:numFmt w:val="decimal"/>
      <w:lvlText w:val="%1."/>
      <w:lvlJc w:val="left"/>
      <w:pPr>
        <w:ind w:left="720" w:hanging="360"/>
      </w:pPr>
    </w:lvl>
    <w:lvl w:ilvl="1" w:tplc="41EEBFB8">
      <w:start w:val="1"/>
      <w:numFmt w:val="lowerLetter"/>
      <w:lvlText w:val="%2."/>
      <w:lvlJc w:val="left"/>
      <w:pPr>
        <w:ind w:left="1440" w:hanging="360"/>
      </w:pPr>
    </w:lvl>
    <w:lvl w:ilvl="2" w:tplc="8E4C8008">
      <w:start w:val="1"/>
      <w:numFmt w:val="lowerRoman"/>
      <w:lvlText w:val="%3."/>
      <w:lvlJc w:val="right"/>
      <w:pPr>
        <w:ind w:left="2160" w:hanging="180"/>
      </w:pPr>
    </w:lvl>
    <w:lvl w:ilvl="3" w:tplc="229E62A2">
      <w:start w:val="1"/>
      <w:numFmt w:val="decimal"/>
      <w:lvlText w:val="%4."/>
      <w:lvlJc w:val="left"/>
      <w:pPr>
        <w:ind w:left="2880" w:hanging="360"/>
      </w:pPr>
    </w:lvl>
    <w:lvl w:ilvl="4" w:tplc="403A6C7E">
      <w:start w:val="1"/>
      <w:numFmt w:val="lowerLetter"/>
      <w:lvlText w:val="%5."/>
      <w:lvlJc w:val="left"/>
      <w:pPr>
        <w:ind w:left="3600" w:hanging="360"/>
      </w:pPr>
    </w:lvl>
    <w:lvl w:ilvl="5" w:tplc="83724EC8">
      <w:start w:val="1"/>
      <w:numFmt w:val="lowerRoman"/>
      <w:lvlText w:val="%6."/>
      <w:lvlJc w:val="right"/>
      <w:pPr>
        <w:ind w:left="4320" w:hanging="180"/>
      </w:pPr>
    </w:lvl>
    <w:lvl w:ilvl="6" w:tplc="9EFA8A34">
      <w:start w:val="1"/>
      <w:numFmt w:val="decimal"/>
      <w:lvlText w:val="%7."/>
      <w:lvlJc w:val="left"/>
      <w:pPr>
        <w:ind w:left="5040" w:hanging="360"/>
      </w:pPr>
    </w:lvl>
    <w:lvl w:ilvl="7" w:tplc="6EE2332E">
      <w:start w:val="1"/>
      <w:numFmt w:val="lowerLetter"/>
      <w:lvlText w:val="%8."/>
      <w:lvlJc w:val="left"/>
      <w:pPr>
        <w:ind w:left="5760" w:hanging="360"/>
      </w:pPr>
    </w:lvl>
    <w:lvl w:ilvl="8" w:tplc="D1902FB8">
      <w:start w:val="1"/>
      <w:numFmt w:val="lowerRoman"/>
      <w:lvlText w:val="%9."/>
      <w:lvlJc w:val="right"/>
      <w:pPr>
        <w:ind w:left="6480" w:hanging="180"/>
      </w:pPr>
    </w:lvl>
  </w:abstractNum>
  <w:abstractNum w:abstractNumId="15" w15:restartNumberingAfterBreak="0">
    <w:nsid w:val="35023AC4"/>
    <w:multiLevelType w:val="hybridMultilevel"/>
    <w:tmpl w:val="CA34A85A"/>
    <w:lvl w:ilvl="0" w:tplc="FE3E2CFA">
      <w:start w:val="1"/>
      <w:numFmt w:val="decimal"/>
      <w:lvlText w:val="%1."/>
      <w:lvlJc w:val="left"/>
      <w:pPr>
        <w:ind w:left="360" w:hanging="360"/>
      </w:pPr>
      <w:rPr>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B696BCF"/>
    <w:multiLevelType w:val="multilevel"/>
    <w:tmpl w:val="8BC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B5AE3"/>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DA344C"/>
    <w:multiLevelType w:val="singleLevel"/>
    <w:tmpl w:val="8FDECAB0"/>
    <w:lvl w:ilvl="0">
      <w:start w:val="1"/>
      <w:numFmt w:val="bullet"/>
      <w:pStyle w:val="Bullet"/>
      <w:lvlText w:val=""/>
      <w:lvlJc w:val="left"/>
      <w:pPr>
        <w:tabs>
          <w:tab w:val="num" w:pos="360"/>
        </w:tabs>
        <w:ind w:left="360" w:hanging="360"/>
      </w:pPr>
      <w:rPr>
        <w:rFonts w:ascii="Symbol" w:hAnsi="Symbol" w:hint="default"/>
      </w:rPr>
    </w:lvl>
  </w:abstractNum>
  <w:abstractNum w:abstractNumId="19" w15:restartNumberingAfterBreak="0">
    <w:nsid w:val="45CC9BD4"/>
    <w:multiLevelType w:val="hybridMultilevel"/>
    <w:tmpl w:val="AF42061C"/>
    <w:lvl w:ilvl="0" w:tplc="A2FAE788">
      <w:start w:val="1"/>
      <w:numFmt w:val="bullet"/>
      <w:lvlText w:val=""/>
      <w:lvlJc w:val="left"/>
      <w:pPr>
        <w:ind w:left="720" w:hanging="360"/>
      </w:pPr>
      <w:rPr>
        <w:rFonts w:ascii="Symbol" w:hAnsi="Symbol" w:hint="default"/>
      </w:rPr>
    </w:lvl>
    <w:lvl w:ilvl="1" w:tplc="F35CC3A2">
      <w:start w:val="1"/>
      <w:numFmt w:val="bullet"/>
      <w:lvlText w:val="o"/>
      <w:lvlJc w:val="left"/>
      <w:pPr>
        <w:ind w:left="1440" w:hanging="360"/>
      </w:pPr>
      <w:rPr>
        <w:rFonts w:ascii="Courier New" w:hAnsi="Courier New" w:hint="default"/>
      </w:rPr>
    </w:lvl>
    <w:lvl w:ilvl="2" w:tplc="D4241D08">
      <w:start w:val="1"/>
      <w:numFmt w:val="bullet"/>
      <w:lvlText w:val=""/>
      <w:lvlJc w:val="left"/>
      <w:pPr>
        <w:ind w:left="2160" w:hanging="360"/>
      </w:pPr>
      <w:rPr>
        <w:rFonts w:ascii="Wingdings" w:hAnsi="Wingdings" w:hint="default"/>
      </w:rPr>
    </w:lvl>
    <w:lvl w:ilvl="3" w:tplc="FD8ED394">
      <w:start w:val="1"/>
      <w:numFmt w:val="bullet"/>
      <w:lvlText w:val=""/>
      <w:lvlJc w:val="left"/>
      <w:pPr>
        <w:ind w:left="2880" w:hanging="360"/>
      </w:pPr>
      <w:rPr>
        <w:rFonts w:ascii="Symbol" w:hAnsi="Symbol" w:hint="default"/>
      </w:rPr>
    </w:lvl>
    <w:lvl w:ilvl="4" w:tplc="75AA8A0C">
      <w:start w:val="1"/>
      <w:numFmt w:val="bullet"/>
      <w:lvlText w:val="o"/>
      <w:lvlJc w:val="left"/>
      <w:pPr>
        <w:ind w:left="3600" w:hanging="360"/>
      </w:pPr>
      <w:rPr>
        <w:rFonts w:ascii="Courier New" w:hAnsi="Courier New" w:hint="default"/>
      </w:rPr>
    </w:lvl>
    <w:lvl w:ilvl="5" w:tplc="84647C24">
      <w:start w:val="1"/>
      <w:numFmt w:val="bullet"/>
      <w:lvlText w:val=""/>
      <w:lvlJc w:val="left"/>
      <w:pPr>
        <w:ind w:left="4320" w:hanging="360"/>
      </w:pPr>
      <w:rPr>
        <w:rFonts w:ascii="Wingdings" w:hAnsi="Wingdings" w:hint="default"/>
      </w:rPr>
    </w:lvl>
    <w:lvl w:ilvl="6" w:tplc="EF262C00">
      <w:start w:val="1"/>
      <w:numFmt w:val="bullet"/>
      <w:lvlText w:val=""/>
      <w:lvlJc w:val="left"/>
      <w:pPr>
        <w:ind w:left="5040" w:hanging="360"/>
      </w:pPr>
      <w:rPr>
        <w:rFonts w:ascii="Symbol" w:hAnsi="Symbol" w:hint="default"/>
      </w:rPr>
    </w:lvl>
    <w:lvl w:ilvl="7" w:tplc="67CA34EC">
      <w:start w:val="1"/>
      <w:numFmt w:val="bullet"/>
      <w:lvlText w:val="o"/>
      <w:lvlJc w:val="left"/>
      <w:pPr>
        <w:ind w:left="5760" w:hanging="360"/>
      </w:pPr>
      <w:rPr>
        <w:rFonts w:ascii="Courier New" w:hAnsi="Courier New" w:hint="default"/>
      </w:rPr>
    </w:lvl>
    <w:lvl w:ilvl="8" w:tplc="B5DC3034">
      <w:start w:val="1"/>
      <w:numFmt w:val="bullet"/>
      <w:lvlText w:val=""/>
      <w:lvlJc w:val="left"/>
      <w:pPr>
        <w:ind w:left="6480" w:hanging="360"/>
      </w:pPr>
      <w:rPr>
        <w:rFonts w:ascii="Wingdings" w:hAnsi="Wingdings" w:hint="default"/>
      </w:rPr>
    </w:lvl>
  </w:abstractNum>
  <w:abstractNum w:abstractNumId="20" w15:restartNumberingAfterBreak="0">
    <w:nsid w:val="48914FAD"/>
    <w:multiLevelType w:val="hybridMultilevel"/>
    <w:tmpl w:val="A1526310"/>
    <w:lvl w:ilvl="0" w:tplc="FC24B190">
      <w:start w:val="1"/>
      <w:numFmt w:val="decimal"/>
      <w:lvlText w:val="%1."/>
      <w:lvlJc w:val="left"/>
      <w:pPr>
        <w:ind w:left="720" w:hanging="360"/>
      </w:pPr>
    </w:lvl>
    <w:lvl w:ilvl="1" w:tplc="7C983BB2">
      <w:start w:val="1"/>
      <w:numFmt w:val="lowerLetter"/>
      <w:lvlText w:val="%2."/>
      <w:lvlJc w:val="left"/>
      <w:pPr>
        <w:ind w:left="1440" w:hanging="360"/>
      </w:pPr>
    </w:lvl>
    <w:lvl w:ilvl="2" w:tplc="A73E7FCA">
      <w:start w:val="1"/>
      <w:numFmt w:val="lowerRoman"/>
      <w:lvlText w:val="%3."/>
      <w:lvlJc w:val="right"/>
      <w:pPr>
        <w:ind w:left="2160" w:hanging="180"/>
      </w:pPr>
    </w:lvl>
    <w:lvl w:ilvl="3" w:tplc="066A6D24">
      <w:start w:val="1"/>
      <w:numFmt w:val="decimal"/>
      <w:lvlText w:val="%4."/>
      <w:lvlJc w:val="left"/>
      <w:pPr>
        <w:ind w:left="2880" w:hanging="360"/>
      </w:pPr>
    </w:lvl>
    <w:lvl w:ilvl="4" w:tplc="9A3C65D0">
      <w:start w:val="1"/>
      <w:numFmt w:val="lowerLetter"/>
      <w:lvlText w:val="%5."/>
      <w:lvlJc w:val="left"/>
      <w:pPr>
        <w:ind w:left="3600" w:hanging="360"/>
      </w:pPr>
    </w:lvl>
    <w:lvl w:ilvl="5" w:tplc="52F4F462">
      <w:start w:val="1"/>
      <w:numFmt w:val="lowerRoman"/>
      <w:lvlText w:val="%6."/>
      <w:lvlJc w:val="right"/>
      <w:pPr>
        <w:ind w:left="4320" w:hanging="180"/>
      </w:pPr>
    </w:lvl>
    <w:lvl w:ilvl="6" w:tplc="EBF6D6D2">
      <w:start w:val="1"/>
      <w:numFmt w:val="decimal"/>
      <w:lvlText w:val="%7."/>
      <w:lvlJc w:val="left"/>
      <w:pPr>
        <w:ind w:left="5040" w:hanging="360"/>
      </w:pPr>
    </w:lvl>
    <w:lvl w:ilvl="7" w:tplc="D6CE5DBE">
      <w:start w:val="1"/>
      <w:numFmt w:val="lowerLetter"/>
      <w:lvlText w:val="%8."/>
      <w:lvlJc w:val="left"/>
      <w:pPr>
        <w:ind w:left="5760" w:hanging="360"/>
      </w:pPr>
    </w:lvl>
    <w:lvl w:ilvl="8" w:tplc="D4D23A1A">
      <w:start w:val="1"/>
      <w:numFmt w:val="lowerRoman"/>
      <w:lvlText w:val="%9."/>
      <w:lvlJc w:val="right"/>
      <w:pPr>
        <w:ind w:left="6480" w:hanging="180"/>
      </w:pPr>
    </w:lvl>
  </w:abstractNum>
  <w:abstractNum w:abstractNumId="21" w15:restartNumberingAfterBreak="0">
    <w:nsid w:val="495B73A6"/>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4E76B2"/>
    <w:multiLevelType w:val="multilevel"/>
    <w:tmpl w:val="BD3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A2397"/>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995B4F"/>
    <w:multiLevelType w:val="hybridMultilevel"/>
    <w:tmpl w:val="425E87CA"/>
    <w:lvl w:ilvl="0" w:tplc="D2A80EEA">
      <w:start w:val="1"/>
      <w:numFmt w:val="decimal"/>
      <w:lvlText w:val="%1."/>
      <w:lvlJc w:val="left"/>
      <w:pPr>
        <w:ind w:left="360" w:hanging="360"/>
      </w:pPr>
      <w:rPr>
        <w:b/>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53C86591"/>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B43487"/>
    <w:multiLevelType w:val="multilevel"/>
    <w:tmpl w:val="B006799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855"/>
        </w:tabs>
        <w:ind w:left="1855" w:hanging="720"/>
      </w:pPr>
      <w:rPr>
        <w:rFonts w:hint="default"/>
      </w:rPr>
    </w:lvl>
    <w:lvl w:ilvl="3">
      <w:start w:val="1"/>
      <w:numFmt w:val="decimal"/>
      <w:pStyle w:val="Heading4"/>
      <w:lvlText w:val="%1.%2.%3.%4"/>
      <w:lvlJc w:val="left"/>
      <w:pPr>
        <w:tabs>
          <w:tab w:val="num" w:pos="864"/>
        </w:tabs>
        <w:ind w:left="864" w:hanging="864"/>
      </w:pPr>
      <w:rPr>
        <w:rFonts w:ascii="Arial" w:hAnsi="Arial" w:hint="default"/>
        <w:b/>
        <w:i/>
        <w:sz w:val="20"/>
        <w:szCs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5AAE0FFE"/>
    <w:multiLevelType w:val="hybridMultilevel"/>
    <w:tmpl w:val="A5008626"/>
    <w:lvl w:ilvl="0" w:tplc="C4E0460E">
      <w:start w:val="1"/>
      <w:numFmt w:val="decimal"/>
      <w:lvlText w:val="%1."/>
      <w:lvlJc w:val="left"/>
      <w:pPr>
        <w:tabs>
          <w:tab w:val="num" w:pos="720"/>
        </w:tabs>
        <w:ind w:left="720" w:hanging="360"/>
      </w:pPr>
      <w:rPr>
        <w:rFonts w:ascii="Arial" w:hAnsi="Arial" w:cs="Arial" w:hint="default"/>
        <w:b w:val="0"/>
        <w:i w:val="0"/>
        <w:color w:val="162F33" w:themeColor="text2"/>
        <w:sz w:val="20"/>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0B36D3C"/>
    <w:multiLevelType w:val="hybridMultilevel"/>
    <w:tmpl w:val="36364890"/>
    <w:lvl w:ilvl="0" w:tplc="091E2044">
      <w:start w:val="1"/>
      <w:numFmt w:val="decimal"/>
      <w:lvlText w:val="%1."/>
      <w:lvlJc w:val="left"/>
      <w:pPr>
        <w:ind w:left="936" w:hanging="360"/>
      </w:pPr>
      <w:rPr>
        <w:rFonts w:hint="default"/>
        <w:b/>
        <w:bCs/>
      </w:rPr>
    </w:lvl>
    <w:lvl w:ilvl="1" w:tplc="1C090019" w:tentative="1">
      <w:start w:val="1"/>
      <w:numFmt w:val="lowerLetter"/>
      <w:lvlText w:val="%2."/>
      <w:lvlJc w:val="left"/>
      <w:pPr>
        <w:ind w:left="1656" w:hanging="360"/>
      </w:pPr>
    </w:lvl>
    <w:lvl w:ilvl="2" w:tplc="1C09001B" w:tentative="1">
      <w:start w:val="1"/>
      <w:numFmt w:val="lowerRoman"/>
      <w:lvlText w:val="%3."/>
      <w:lvlJc w:val="right"/>
      <w:pPr>
        <w:ind w:left="2376" w:hanging="180"/>
      </w:pPr>
    </w:lvl>
    <w:lvl w:ilvl="3" w:tplc="1C09000F" w:tentative="1">
      <w:start w:val="1"/>
      <w:numFmt w:val="decimal"/>
      <w:lvlText w:val="%4."/>
      <w:lvlJc w:val="left"/>
      <w:pPr>
        <w:ind w:left="3096" w:hanging="360"/>
      </w:pPr>
    </w:lvl>
    <w:lvl w:ilvl="4" w:tplc="1C090019" w:tentative="1">
      <w:start w:val="1"/>
      <w:numFmt w:val="lowerLetter"/>
      <w:lvlText w:val="%5."/>
      <w:lvlJc w:val="left"/>
      <w:pPr>
        <w:ind w:left="3816" w:hanging="360"/>
      </w:pPr>
    </w:lvl>
    <w:lvl w:ilvl="5" w:tplc="1C09001B" w:tentative="1">
      <w:start w:val="1"/>
      <w:numFmt w:val="lowerRoman"/>
      <w:lvlText w:val="%6."/>
      <w:lvlJc w:val="right"/>
      <w:pPr>
        <w:ind w:left="4536" w:hanging="180"/>
      </w:pPr>
    </w:lvl>
    <w:lvl w:ilvl="6" w:tplc="1C09000F" w:tentative="1">
      <w:start w:val="1"/>
      <w:numFmt w:val="decimal"/>
      <w:lvlText w:val="%7."/>
      <w:lvlJc w:val="left"/>
      <w:pPr>
        <w:ind w:left="5256" w:hanging="360"/>
      </w:pPr>
    </w:lvl>
    <w:lvl w:ilvl="7" w:tplc="1C090019" w:tentative="1">
      <w:start w:val="1"/>
      <w:numFmt w:val="lowerLetter"/>
      <w:lvlText w:val="%8."/>
      <w:lvlJc w:val="left"/>
      <w:pPr>
        <w:ind w:left="5976" w:hanging="360"/>
      </w:pPr>
    </w:lvl>
    <w:lvl w:ilvl="8" w:tplc="1C09001B" w:tentative="1">
      <w:start w:val="1"/>
      <w:numFmt w:val="lowerRoman"/>
      <w:lvlText w:val="%9."/>
      <w:lvlJc w:val="right"/>
      <w:pPr>
        <w:ind w:left="6696" w:hanging="180"/>
      </w:pPr>
    </w:lvl>
  </w:abstractNum>
  <w:abstractNum w:abstractNumId="29" w15:restartNumberingAfterBreak="0">
    <w:nsid w:val="61C5188D"/>
    <w:multiLevelType w:val="hybridMultilevel"/>
    <w:tmpl w:val="0FF6C4BC"/>
    <w:lvl w:ilvl="0" w:tplc="0A6E6304">
      <w:start w:val="1"/>
      <w:numFmt w:val="decimal"/>
      <w:lvlText w:val="%1."/>
      <w:lvlJc w:val="left"/>
      <w:pPr>
        <w:ind w:left="360" w:hanging="360"/>
      </w:pPr>
      <w:rPr>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1E7345E"/>
    <w:multiLevelType w:val="multilevel"/>
    <w:tmpl w:val="686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A96F3"/>
    <w:multiLevelType w:val="hybridMultilevel"/>
    <w:tmpl w:val="0A781818"/>
    <w:lvl w:ilvl="0" w:tplc="A9C46C6E">
      <w:start w:val="1"/>
      <w:numFmt w:val="bullet"/>
      <w:lvlText w:val=""/>
      <w:lvlJc w:val="left"/>
      <w:pPr>
        <w:ind w:left="720" w:hanging="360"/>
      </w:pPr>
      <w:rPr>
        <w:rFonts w:ascii="Symbol" w:hAnsi="Symbol" w:hint="default"/>
      </w:rPr>
    </w:lvl>
    <w:lvl w:ilvl="1" w:tplc="3E1C38E2">
      <w:start w:val="1"/>
      <w:numFmt w:val="bullet"/>
      <w:lvlText w:val="o"/>
      <w:lvlJc w:val="left"/>
      <w:pPr>
        <w:ind w:left="1440" w:hanging="360"/>
      </w:pPr>
      <w:rPr>
        <w:rFonts w:ascii="Courier New" w:hAnsi="Courier New" w:hint="default"/>
      </w:rPr>
    </w:lvl>
    <w:lvl w:ilvl="2" w:tplc="93709D66">
      <w:start w:val="1"/>
      <w:numFmt w:val="bullet"/>
      <w:lvlText w:val=""/>
      <w:lvlJc w:val="left"/>
      <w:pPr>
        <w:ind w:left="2160" w:hanging="360"/>
      </w:pPr>
      <w:rPr>
        <w:rFonts w:ascii="Wingdings" w:hAnsi="Wingdings" w:hint="default"/>
      </w:rPr>
    </w:lvl>
    <w:lvl w:ilvl="3" w:tplc="EAFC8246">
      <w:start w:val="1"/>
      <w:numFmt w:val="bullet"/>
      <w:lvlText w:val=""/>
      <w:lvlJc w:val="left"/>
      <w:pPr>
        <w:ind w:left="2880" w:hanging="360"/>
      </w:pPr>
      <w:rPr>
        <w:rFonts w:ascii="Symbol" w:hAnsi="Symbol" w:hint="default"/>
      </w:rPr>
    </w:lvl>
    <w:lvl w:ilvl="4" w:tplc="5686BAA4">
      <w:start w:val="1"/>
      <w:numFmt w:val="bullet"/>
      <w:lvlText w:val="o"/>
      <w:lvlJc w:val="left"/>
      <w:pPr>
        <w:ind w:left="3600" w:hanging="360"/>
      </w:pPr>
      <w:rPr>
        <w:rFonts w:ascii="Courier New" w:hAnsi="Courier New" w:hint="default"/>
      </w:rPr>
    </w:lvl>
    <w:lvl w:ilvl="5" w:tplc="AF4EDD82">
      <w:start w:val="1"/>
      <w:numFmt w:val="bullet"/>
      <w:lvlText w:val=""/>
      <w:lvlJc w:val="left"/>
      <w:pPr>
        <w:ind w:left="4320" w:hanging="360"/>
      </w:pPr>
      <w:rPr>
        <w:rFonts w:ascii="Wingdings" w:hAnsi="Wingdings" w:hint="default"/>
      </w:rPr>
    </w:lvl>
    <w:lvl w:ilvl="6" w:tplc="5EA8BF5C">
      <w:start w:val="1"/>
      <w:numFmt w:val="bullet"/>
      <w:lvlText w:val=""/>
      <w:lvlJc w:val="left"/>
      <w:pPr>
        <w:ind w:left="5040" w:hanging="360"/>
      </w:pPr>
      <w:rPr>
        <w:rFonts w:ascii="Symbol" w:hAnsi="Symbol" w:hint="default"/>
      </w:rPr>
    </w:lvl>
    <w:lvl w:ilvl="7" w:tplc="A8705F84">
      <w:start w:val="1"/>
      <w:numFmt w:val="bullet"/>
      <w:lvlText w:val="o"/>
      <w:lvlJc w:val="left"/>
      <w:pPr>
        <w:ind w:left="5760" w:hanging="360"/>
      </w:pPr>
      <w:rPr>
        <w:rFonts w:ascii="Courier New" w:hAnsi="Courier New" w:hint="default"/>
      </w:rPr>
    </w:lvl>
    <w:lvl w:ilvl="8" w:tplc="ABFED9D4">
      <w:start w:val="1"/>
      <w:numFmt w:val="bullet"/>
      <w:lvlText w:val=""/>
      <w:lvlJc w:val="left"/>
      <w:pPr>
        <w:ind w:left="6480" w:hanging="360"/>
      </w:pPr>
      <w:rPr>
        <w:rFonts w:ascii="Wingdings" w:hAnsi="Wingdings" w:hint="default"/>
      </w:rPr>
    </w:lvl>
  </w:abstractNum>
  <w:abstractNum w:abstractNumId="32" w15:restartNumberingAfterBreak="0">
    <w:nsid w:val="64112307"/>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81C4AB3"/>
    <w:multiLevelType w:val="multilevel"/>
    <w:tmpl w:val="F91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46B83"/>
    <w:multiLevelType w:val="multilevel"/>
    <w:tmpl w:val="C30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937AB"/>
    <w:multiLevelType w:val="multilevel"/>
    <w:tmpl w:val="CB1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E7C39"/>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FC4395"/>
    <w:multiLevelType w:val="hybridMultilevel"/>
    <w:tmpl w:val="8D0C7D9E"/>
    <w:lvl w:ilvl="0" w:tplc="ABEE681A">
      <w:start w:val="1"/>
      <w:numFmt w:val="decimal"/>
      <w:lvlText w:val="%1."/>
      <w:lvlJc w:val="left"/>
      <w:pPr>
        <w:ind w:left="720" w:hanging="360"/>
      </w:pPr>
      <w:rPr>
        <w:rFonts w:hint="default"/>
        <w:b/>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DF85DB3"/>
    <w:multiLevelType w:val="hybridMultilevel"/>
    <w:tmpl w:val="8D0C7D9E"/>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924E55"/>
    <w:multiLevelType w:val="multilevel"/>
    <w:tmpl w:val="BC0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178722">
    <w:abstractNumId w:val="26"/>
  </w:num>
  <w:num w:numId="2" w16cid:durableId="254901328">
    <w:abstractNumId w:val="8"/>
  </w:num>
  <w:num w:numId="3" w16cid:durableId="586043030">
    <w:abstractNumId w:val="27"/>
  </w:num>
  <w:num w:numId="4" w16cid:durableId="808059373">
    <w:abstractNumId w:val="18"/>
  </w:num>
  <w:num w:numId="5" w16cid:durableId="399211090">
    <w:abstractNumId w:val="16"/>
  </w:num>
  <w:num w:numId="6" w16cid:durableId="1876849397">
    <w:abstractNumId w:val="30"/>
  </w:num>
  <w:num w:numId="7" w16cid:durableId="751197032">
    <w:abstractNumId w:val="22"/>
  </w:num>
  <w:num w:numId="8" w16cid:durableId="1724938194">
    <w:abstractNumId w:val="35"/>
  </w:num>
  <w:num w:numId="9" w16cid:durableId="513498305">
    <w:abstractNumId w:val="39"/>
  </w:num>
  <w:num w:numId="10" w16cid:durableId="975449907">
    <w:abstractNumId w:val="34"/>
  </w:num>
  <w:num w:numId="11" w16cid:durableId="1289357355">
    <w:abstractNumId w:val="11"/>
  </w:num>
  <w:num w:numId="12" w16cid:durableId="297343815">
    <w:abstractNumId w:val="33"/>
  </w:num>
  <w:num w:numId="13" w16cid:durableId="1894803639">
    <w:abstractNumId w:val="4"/>
  </w:num>
  <w:num w:numId="14" w16cid:durableId="1189370534">
    <w:abstractNumId w:val="24"/>
  </w:num>
  <w:num w:numId="15" w16cid:durableId="27872548">
    <w:abstractNumId w:val="29"/>
  </w:num>
  <w:num w:numId="16" w16cid:durableId="1012604138">
    <w:abstractNumId w:val="15"/>
  </w:num>
  <w:num w:numId="17" w16cid:durableId="1652366127">
    <w:abstractNumId w:val="12"/>
  </w:num>
  <w:num w:numId="18" w16cid:durableId="1073039976">
    <w:abstractNumId w:val="37"/>
  </w:num>
  <w:num w:numId="19" w16cid:durableId="22294647">
    <w:abstractNumId w:val="32"/>
  </w:num>
  <w:num w:numId="20" w16cid:durableId="1965769215">
    <w:abstractNumId w:val="36"/>
  </w:num>
  <w:num w:numId="21" w16cid:durableId="621230987">
    <w:abstractNumId w:val="7"/>
  </w:num>
  <w:num w:numId="22" w16cid:durableId="2143693859">
    <w:abstractNumId w:val="0"/>
  </w:num>
  <w:num w:numId="23" w16cid:durableId="2013219408">
    <w:abstractNumId w:val="21"/>
  </w:num>
  <w:num w:numId="24" w16cid:durableId="36899491">
    <w:abstractNumId w:val="23"/>
  </w:num>
  <w:num w:numId="25" w16cid:durableId="385907953">
    <w:abstractNumId w:val="2"/>
  </w:num>
  <w:num w:numId="26" w16cid:durableId="1679770858">
    <w:abstractNumId w:val="9"/>
  </w:num>
  <w:num w:numId="27" w16cid:durableId="983849423">
    <w:abstractNumId w:val="25"/>
  </w:num>
  <w:num w:numId="28" w16cid:durableId="162864365">
    <w:abstractNumId w:val="13"/>
  </w:num>
  <w:num w:numId="29" w16cid:durableId="1713723910">
    <w:abstractNumId w:val="38"/>
  </w:num>
  <w:num w:numId="30" w16cid:durableId="1146779929">
    <w:abstractNumId w:val="6"/>
  </w:num>
  <w:num w:numId="31" w16cid:durableId="2079329207">
    <w:abstractNumId w:val="17"/>
  </w:num>
  <w:num w:numId="32" w16cid:durableId="488711057">
    <w:abstractNumId w:val="28"/>
  </w:num>
  <w:num w:numId="33" w16cid:durableId="280188435">
    <w:abstractNumId w:val="14"/>
  </w:num>
  <w:num w:numId="34" w16cid:durableId="424687365">
    <w:abstractNumId w:val="20"/>
  </w:num>
  <w:num w:numId="35" w16cid:durableId="2003268798">
    <w:abstractNumId w:val="3"/>
  </w:num>
  <w:num w:numId="36" w16cid:durableId="1489899639">
    <w:abstractNumId w:val="31"/>
  </w:num>
  <w:num w:numId="37" w16cid:durableId="444733615">
    <w:abstractNumId w:val="5"/>
  </w:num>
  <w:num w:numId="38" w16cid:durableId="1474908703">
    <w:abstractNumId w:val="19"/>
  </w:num>
  <w:num w:numId="39" w16cid:durableId="1118793683">
    <w:abstractNumId w:val="1"/>
  </w:num>
  <w:num w:numId="40" w16cid:durableId="243877665">
    <w:abstractNumId w:val="10"/>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 Janine (Ms) (Summerstrand Campus South)">
    <w15:presenceInfo w15:providerId="None" w15:userId="Nel, Janine (Ms) (Summerstrand Campus South)"/>
  </w15:person>
  <w15:person w15:author="Janine Nel">
    <w15:presenceInfo w15:providerId="None" w15:userId="Janine Nel"/>
  </w15:person>
  <w15:person w15:author="Nel, Janine (Ms) (Summerstrand Campus South) [2]">
    <w15:presenceInfo w15:providerId="AD" w15:userId="S-1-5-21-2413616896-2787633659-1573850612-1523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204"/>
    <w:rsid w:val="000025A6"/>
    <w:rsid w:val="00002D9C"/>
    <w:rsid w:val="0001007E"/>
    <w:rsid w:val="000113A3"/>
    <w:rsid w:val="00015409"/>
    <w:rsid w:val="00016814"/>
    <w:rsid w:val="00023A2A"/>
    <w:rsid w:val="00023E7A"/>
    <w:rsid w:val="00024C8E"/>
    <w:rsid w:val="000311A9"/>
    <w:rsid w:val="0003155D"/>
    <w:rsid w:val="00033DBD"/>
    <w:rsid w:val="00042249"/>
    <w:rsid w:val="00045813"/>
    <w:rsid w:val="00051EB9"/>
    <w:rsid w:val="00054F20"/>
    <w:rsid w:val="00055369"/>
    <w:rsid w:val="00065E31"/>
    <w:rsid w:val="000670D4"/>
    <w:rsid w:val="00070F78"/>
    <w:rsid w:val="00072483"/>
    <w:rsid w:val="00072673"/>
    <w:rsid w:val="00075D48"/>
    <w:rsid w:val="00077350"/>
    <w:rsid w:val="000778DB"/>
    <w:rsid w:val="00077950"/>
    <w:rsid w:val="00081409"/>
    <w:rsid w:val="0008310D"/>
    <w:rsid w:val="00084150"/>
    <w:rsid w:val="00087B0A"/>
    <w:rsid w:val="0009153A"/>
    <w:rsid w:val="000922B6"/>
    <w:rsid w:val="00092B4F"/>
    <w:rsid w:val="00093E8C"/>
    <w:rsid w:val="0009577C"/>
    <w:rsid w:val="000A2CDE"/>
    <w:rsid w:val="000A5610"/>
    <w:rsid w:val="000B2594"/>
    <w:rsid w:val="000B2A3C"/>
    <w:rsid w:val="000C2E61"/>
    <w:rsid w:val="000C30CC"/>
    <w:rsid w:val="000D3E21"/>
    <w:rsid w:val="000D40A2"/>
    <w:rsid w:val="000E2EEF"/>
    <w:rsid w:val="000F36F7"/>
    <w:rsid w:val="000F5781"/>
    <w:rsid w:val="00115CF0"/>
    <w:rsid w:val="00116CB6"/>
    <w:rsid w:val="00116F0A"/>
    <w:rsid w:val="00121BF7"/>
    <w:rsid w:val="00123AA0"/>
    <w:rsid w:val="001252A7"/>
    <w:rsid w:val="0013103C"/>
    <w:rsid w:val="0013282A"/>
    <w:rsid w:val="0013642E"/>
    <w:rsid w:val="0014039B"/>
    <w:rsid w:val="00142E35"/>
    <w:rsid w:val="00154E0F"/>
    <w:rsid w:val="001569E8"/>
    <w:rsid w:val="00156C3C"/>
    <w:rsid w:val="001618EA"/>
    <w:rsid w:val="00164748"/>
    <w:rsid w:val="00170A79"/>
    <w:rsid w:val="00171821"/>
    <w:rsid w:val="00172B61"/>
    <w:rsid w:val="00175624"/>
    <w:rsid w:val="0017658D"/>
    <w:rsid w:val="00182F45"/>
    <w:rsid w:val="00183882"/>
    <w:rsid w:val="0018482B"/>
    <w:rsid w:val="00192E12"/>
    <w:rsid w:val="00195397"/>
    <w:rsid w:val="001965F7"/>
    <w:rsid w:val="0019798B"/>
    <w:rsid w:val="001A013B"/>
    <w:rsid w:val="001A16F3"/>
    <w:rsid w:val="001A2559"/>
    <w:rsid w:val="001B2735"/>
    <w:rsid w:val="001B2CE9"/>
    <w:rsid w:val="001B3945"/>
    <w:rsid w:val="001B3BCA"/>
    <w:rsid w:val="001B5E20"/>
    <w:rsid w:val="001C13DA"/>
    <w:rsid w:val="001C4818"/>
    <w:rsid w:val="001C4D72"/>
    <w:rsid w:val="001C56EF"/>
    <w:rsid w:val="001C59DB"/>
    <w:rsid w:val="001C66EF"/>
    <w:rsid w:val="001C765B"/>
    <w:rsid w:val="001D15C5"/>
    <w:rsid w:val="001D1D6C"/>
    <w:rsid w:val="001D29F7"/>
    <w:rsid w:val="001E1242"/>
    <w:rsid w:val="001E1E64"/>
    <w:rsid w:val="001E6665"/>
    <w:rsid w:val="001F2F6D"/>
    <w:rsid w:val="001F449D"/>
    <w:rsid w:val="001F56BD"/>
    <w:rsid w:val="001F7C2E"/>
    <w:rsid w:val="00203778"/>
    <w:rsid w:val="00212175"/>
    <w:rsid w:val="002157C5"/>
    <w:rsid w:val="00215CD5"/>
    <w:rsid w:val="00216E76"/>
    <w:rsid w:val="00217602"/>
    <w:rsid w:val="0022005D"/>
    <w:rsid w:val="00222718"/>
    <w:rsid w:val="002235D6"/>
    <w:rsid w:val="002236D3"/>
    <w:rsid w:val="00224731"/>
    <w:rsid w:val="00227788"/>
    <w:rsid w:val="00230265"/>
    <w:rsid w:val="00230FBB"/>
    <w:rsid w:val="00231A09"/>
    <w:rsid w:val="002423FA"/>
    <w:rsid w:val="0024266D"/>
    <w:rsid w:val="00243D2A"/>
    <w:rsid w:val="00244FA6"/>
    <w:rsid w:val="00246AC2"/>
    <w:rsid w:val="00246DC1"/>
    <w:rsid w:val="00251F57"/>
    <w:rsid w:val="00261770"/>
    <w:rsid w:val="00263726"/>
    <w:rsid w:val="00265D51"/>
    <w:rsid w:val="00272B5D"/>
    <w:rsid w:val="0027342B"/>
    <w:rsid w:val="00273C7E"/>
    <w:rsid w:val="00275E99"/>
    <w:rsid w:val="002772CF"/>
    <w:rsid w:val="00283C1D"/>
    <w:rsid w:val="00284D4F"/>
    <w:rsid w:val="0028671A"/>
    <w:rsid w:val="0028684F"/>
    <w:rsid w:val="00287C18"/>
    <w:rsid w:val="00290EC0"/>
    <w:rsid w:val="002934C8"/>
    <w:rsid w:val="002A3307"/>
    <w:rsid w:val="002A65C0"/>
    <w:rsid w:val="002B239E"/>
    <w:rsid w:val="002B438E"/>
    <w:rsid w:val="002B5B54"/>
    <w:rsid w:val="002C4EAB"/>
    <w:rsid w:val="002C5CBF"/>
    <w:rsid w:val="002C6C08"/>
    <w:rsid w:val="002D371E"/>
    <w:rsid w:val="002D42C3"/>
    <w:rsid w:val="002D442D"/>
    <w:rsid w:val="002D5392"/>
    <w:rsid w:val="002D5EEB"/>
    <w:rsid w:val="002D7882"/>
    <w:rsid w:val="002E13C6"/>
    <w:rsid w:val="002E1D48"/>
    <w:rsid w:val="002E20E3"/>
    <w:rsid w:val="002E36B1"/>
    <w:rsid w:val="002E5048"/>
    <w:rsid w:val="002E6B63"/>
    <w:rsid w:val="002F73AE"/>
    <w:rsid w:val="00300690"/>
    <w:rsid w:val="00301C21"/>
    <w:rsid w:val="00302D65"/>
    <w:rsid w:val="00306E75"/>
    <w:rsid w:val="00310D8F"/>
    <w:rsid w:val="00311AB0"/>
    <w:rsid w:val="00322F56"/>
    <w:rsid w:val="003319AF"/>
    <w:rsid w:val="00334AC2"/>
    <w:rsid w:val="00343557"/>
    <w:rsid w:val="00345745"/>
    <w:rsid w:val="00350049"/>
    <w:rsid w:val="00352173"/>
    <w:rsid w:val="00356B53"/>
    <w:rsid w:val="00363EA0"/>
    <w:rsid w:val="00367FB0"/>
    <w:rsid w:val="00375236"/>
    <w:rsid w:val="003758C5"/>
    <w:rsid w:val="00375E57"/>
    <w:rsid w:val="00381BBA"/>
    <w:rsid w:val="00383E33"/>
    <w:rsid w:val="0038618B"/>
    <w:rsid w:val="00386837"/>
    <w:rsid w:val="003878FF"/>
    <w:rsid w:val="00392A66"/>
    <w:rsid w:val="00395B56"/>
    <w:rsid w:val="00397762"/>
    <w:rsid w:val="003A1498"/>
    <w:rsid w:val="003A1636"/>
    <w:rsid w:val="003A35D4"/>
    <w:rsid w:val="003B1926"/>
    <w:rsid w:val="003B4F48"/>
    <w:rsid w:val="003B52CE"/>
    <w:rsid w:val="003C0658"/>
    <w:rsid w:val="003C3968"/>
    <w:rsid w:val="003C3B9E"/>
    <w:rsid w:val="003C47C3"/>
    <w:rsid w:val="003C62BA"/>
    <w:rsid w:val="003D2CF9"/>
    <w:rsid w:val="003D35E4"/>
    <w:rsid w:val="003D70AF"/>
    <w:rsid w:val="003E4B39"/>
    <w:rsid w:val="003E4BDF"/>
    <w:rsid w:val="003E602F"/>
    <w:rsid w:val="003F4613"/>
    <w:rsid w:val="003F6175"/>
    <w:rsid w:val="003F758F"/>
    <w:rsid w:val="00402165"/>
    <w:rsid w:val="004047A2"/>
    <w:rsid w:val="0041432F"/>
    <w:rsid w:val="00417E2E"/>
    <w:rsid w:val="00420B7C"/>
    <w:rsid w:val="00421E1D"/>
    <w:rsid w:val="00424139"/>
    <w:rsid w:val="0042415A"/>
    <w:rsid w:val="00425EE9"/>
    <w:rsid w:val="00435758"/>
    <w:rsid w:val="004364C2"/>
    <w:rsid w:val="004378FC"/>
    <w:rsid w:val="004401BD"/>
    <w:rsid w:val="00445206"/>
    <w:rsid w:val="00446AF1"/>
    <w:rsid w:val="00453E31"/>
    <w:rsid w:val="0045490E"/>
    <w:rsid w:val="00455A29"/>
    <w:rsid w:val="004576B6"/>
    <w:rsid w:val="00459516"/>
    <w:rsid w:val="00460D7F"/>
    <w:rsid w:val="004617FC"/>
    <w:rsid w:val="004656E5"/>
    <w:rsid w:val="004672E2"/>
    <w:rsid w:val="00470E05"/>
    <w:rsid w:val="00473412"/>
    <w:rsid w:val="004750B1"/>
    <w:rsid w:val="0048263F"/>
    <w:rsid w:val="00490341"/>
    <w:rsid w:val="0049192D"/>
    <w:rsid w:val="00495159"/>
    <w:rsid w:val="004A050F"/>
    <w:rsid w:val="004A202C"/>
    <w:rsid w:val="004A3689"/>
    <w:rsid w:val="004A5D45"/>
    <w:rsid w:val="004A6B4C"/>
    <w:rsid w:val="004A7483"/>
    <w:rsid w:val="004A792C"/>
    <w:rsid w:val="004B2CE3"/>
    <w:rsid w:val="004C1D6D"/>
    <w:rsid w:val="004C2641"/>
    <w:rsid w:val="004C48FE"/>
    <w:rsid w:val="004C4A05"/>
    <w:rsid w:val="004C5C19"/>
    <w:rsid w:val="004D08AE"/>
    <w:rsid w:val="004D22C7"/>
    <w:rsid w:val="004D34D5"/>
    <w:rsid w:val="004E1A0D"/>
    <w:rsid w:val="004F16D5"/>
    <w:rsid w:val="004F6761"/>
    <w:rsid w:val="00505410"/>
    <w:rsid w:val="005066AF"/>
    <w:rsid w:val="0051064D"/>
    <w:rsid w:val="005107DD"/>
    <w:rsid w:val="005111D0"/>
    <w:rsid w:val="00513A79"/>
    <w:rsid w:val="005150E6"/>
    <w:rsid w:val="00520187"/>
    <w:rsid w:val="00520B4B"/>
    <w:rsid w:val="00524421"/>
    <w:rsid w:val="005272F4"/>
    <w:rsid w:val="00530C5D"/>
    <w:rsid w:val="005356C7"/>
    <w:rsid w:val="00544729"/>
    <w:rsid w:val="005509F0"/>
    <w:rsid w:val="00553896"/>
    <w:rsid w:val="00553FC7"/>
    <w:rsid w:val="0055645E"/>
    <w:rsid w:val="00557537"/>
    <w:rsid w:val="00560BB0"/>
    <w:rsid w:val="0056167E"/>
    <w:rsid w:val="00564476"/>
    <w:rsid w:val="005646D6"/>
    <w:rsid w:val="00570C27"/>
    <w:rsid w:val="00570EC3"/>
    <w:rsid w:val="00573A4F"/>
    <w:rsid w:val="005758FE"/>
    <w:rsid w:val="00575E48"/>
    <w:rsid w:val="00575EE7"/>
    <w:rsid w:val="00576FC1"/>
    <w:rsid w:val="005814E4"/>
    <w:rsid w:val="00587DA9"/>
    <w:rsid w:val="00591CC1"/>
    <w:rsid w:val="0059753D"/>
    <w:rsid w:val="005A12C3"/>
    <w:rsid w:val="005A1738"/>
    <w:rsid w:val="005A3156"/>
    <w:rsid w:val="005A3E7B"/>
    <w:rsid w:val="005A5D55"/>
    <w:rsid w:val="005B04C8"/>
    <w:rsid w:val="005B0CDB"/>
    <w:rsid w:val="005B3DED"/>
    <w:rsid w:val="005B64B3"/>
    <w:rsid w:val="005C0F18"/>
    <w:rsid w:val="005C508F"/>
    <w:rsid w:val="005C57EC"/>
    <w:rsid w:val="005D09A0"/>
    <w:rsid w:val="005D17E1"/>
    <w:rsid w:val="005D3C5B"/>
    <w:rsid w:val="005E2126"/>
    <w:rsid w:val="005E2ED1"/>
    <w:rsid w:val="005E5406"/>
    <w:rsid w:val="005E6A5D"/>
    <w:rsid w:val="005E7F10"/>
    <w:rsid w:val="005F7C05"/>
    <w:rsid w:val="006019C8"/>
    <w:rsid w:val="00603C95"/>
    <w:rsid w:val="0060434C"/>
    <w:rsid w:val="006105C9"/>
    <w:rsid w:val="0061086C"/>
    <w:rsid w:val="00615BF1"/>
    <w:rsid w:val="00617A07"/>
    <w:rsid w:val="006240A1"/>
    <w:rsid w:val="00626C60"/>
    <w:rsid w:val="00627C30"/>
    <w:rsid w:val="00631889"/>
    <w:rsid w:val="00632DD4"/>
    <w:rsid w:val="006334A1"/>
    <w:rsid w:val="00633D7C"/>
    <w:rsid w:val="00644206"/>
    <w:rsid w:val="0064709F"/>
    <w:rsid w:val="006470E3"/>
    <w:rsid w:val="00656F1D"/>
    <w:rsid w:val="00660516"/>
    <w:rsid w:val="00661FED"/>
    <w:rsid w:val="00663204"/>
    <w:rsid w:val="006632C2"/>
    <w:rsid w:val="006642DF"/>
    <w:rsid w:val="0066717C"/>
    <w:rsid w:val="00671776"/>
    <w:rsid w:val="006718B9"/>
    <w:rsid w:val="006726C7"/>
    <w:rsid w:val="0067283A"/>
    <w:rsid w:val="00674B9E"/>
    <w:rsid w:val="00676D2E"/>
    <w:rsid w:val="006800A2"/>
    <w:rsid w:val="0068079F"/>
    <w:rsid w:val="0068283F"/>
    <w:rsid w:val="006856D3"/>
    <w:rsid w:val="0069049A"/>
    <w:rsid w:val="006945FF"/>
    <w:rsid w:val="006A01D7"/>
    <w:rsid w:val="006A2535"/>
    <w:rsid w:val="006B01C8"/>
    <w:rsid w:val="006B1863"/>
    <w:rsid w:val="006B3CE1"/>
    <w:rsid w:val="006B43B4"/>
    <w:rsid w:val="006B6256"/>
    <w:rsid w:val="006C0AED"/>
    <w:rsid w:val="006C1F0F"/>
    <w:rsid w:val="006C4372"/>
    <w:rsid w:val="006D0CA6"/>
    <w:rsid w:val="006D243C"/>
    <w:rsid w:val="006D4F8F"/>
    <w:rsid w:val="006D53EE"/>
    <w:rsid w:val="006E460E"/>
    <w:rsid w:val="006E4F3D"/>
    <w:rsid w:val="006E5987"/>
    <w:rsid w:val="006E6B87"/>
    <w:rsid w:val="006F03F5"/>
    <w:rsid w:val="006F630B"/>
    <w:rsid w:val="006F780C"/>
    <w:rsid w:val="00701B41"/>
    <w:rsid w:val="00706E1D"/>
    <w:rsid w:val="00711285"/>
    <w:rsid w:val="00711B3F"/>
    <w:rsid w:val="00712380"/>
    <w:rsid w:val="007155ED"/>
    <w:rsid w:val="0072306E"/>
    <w:rsid w:val="00723DBB"/>
    <w:rsid w:val="00724151"/>
    <w:rsid w:val="007250F4"/>
    <w:rsid w:val="00726ED0"/>
    <w:rsid w:val="007400EE"/>
    <w:rsid w:val="00740361"/>
    <w:rsid w:val="00741385"/>
    <w:rsid w:val="00741925"/>
    <w:rsid w:val="00744DEC"/>
    <w:rsid w:val="0074564A"/>
    <w:rsid w:val="007462B0"/>
    <w:rsid w:val="00746551"/>
    <w:rsid w:val="00750054"/>
    <w:rsid w:val="00753386"/>
    <w:rsid w:val="00761842"/>
    <w:rsid w:val="00763C2C"/>
    <w:rsid w:val="00765F37"/>
    <w:rsid w:val="00775426"/>
    <w:rsid w:val="007828D5"/>
    <w:rsid w:val="007845AF"/>
    <w:rsid w:val="0078741A"/>
    <w:rsid w:val="00787CF8"/>
    <w:rsid w:val="0079223C"/>
    <w:rsid w:val="00792D03"/>
    <w:rsid w:val="00793014"/>
    <w:rsid w:val="00793A9D"/>
    <w:rsid w:val="0079588C"/>
    <w:rsid w:val="007978E7"/>
    <w:rsid w:val="007A3BE6"/>
    <w:rsid w:val="007A7438"/>
    <w:rsid w:val="007B3615"/>
    <w:rsid w:val="007B661D"/>
    <w:rsid w:val="007C0864"/>
    <w:rsid w:val="007C2F78"/>
    <w:rsid w:val="007C4139"/>
    <w:rsid w:val="007C7B64"/>
    <w:rsid w:val="007D4E19"/>
    <w:rsid w:val="007D6DF3"/>
    <w:rsid w:val="007E110D"/>
    <w:rsid w:val="007E3F4B"/>
    <w:rsid w:val="007E41E4"/>
    <w:rsid w:val="007F119A"/>
    <w:rsid w:val="007F2EC4"/>
    <w:rsid w:val="008067D6"/>
    <w:rsid w:val="00810299"/>
    <w:rsid w:val="008132E2"/>
    <w:rsid w:val="008152E8"/>
    <w:rsid w:val="00816583"/>
    <w:rsid w:val="0081794B"/>
    <w:rsid w:val="00821C94"/>
    <w:rsid w:val="00823EFE"/>
    <w:rsid w:val="00823F1D"/>
    <w:rsid w:val="00824E43"/>
    <w:rsid w:val="008276D9"/>
    <w:rsid w:val="00830BDB"/>
    <w:rsid w:val="00831918"/>
    <w:rsid w:val="00832751"/>
    <w:rsid w:val="00834BC7"/>
    <w:rsid w:val="00837EBC"/>
    <w:rsid w:val="00842713"/>
    <w:rsid w:val="0084514C"/>
    <w:rsid w:val="008465A8"/>
    <w:rsid w:val="00852753"/>
    <w:rsid w:val="008531CC"/>
    <w:rsid w:val="00854A07"/>
    <w:rsid w:val="00861009"/>
    <w:rsid w:val="00864225"/>
    <w:rsid w:val="008646F6"/>
    <w:rsid w:val="00864F7C"/>
    <w:rsid w:val="0086586B"/>
    <w:rsid w:val="00873FBF"/>
    <w:rsid w:val="008769EF"/>
    <w:rsid w:val="00883299"/>
    <w:rsid w:val="0088693C"/>
    <w:rsid w:val="0089038E"/>
    <w:rsid w:val="0089088F"/>
    <w:rsid w:val="00893B00"/>
    <w:rsid w:val="008954F5"/>
    <w:rsid w:val="008A23C9"/>
    <w:rsid w:val="008A4B00"/>
    <w:rsid w:val="008A5CF3"/>
    <w:rsid w:val="008A6712"/>
    <w:rsid w:val="008A73E6"/>
    <w:rsid w:val="008A74BA"/>
    <w:rsid w:val="008B00D9"/>
    <w:rsid w:val="008B1948"/>
    <w:rsid w:val="008B1E3E"/>
    <w:rsid w:val="008B5196"/>
    <w:rsid w:val="008C5BFE"/>
    <w:rsid w:val="008C7CC2"/>
    <w:rsid w:val="008D23B6"/>
    <w:rsid w:val="008D51CA"/>
    <w:rsid w:val="008D65D5"/>
    <w:rsid w:val="008E079E"/>
    <w:rsid w:val="008E1BD5"/>
    <w:rsid w:val="008E23C8"/>
    <w:rsid w:val="008E56EF"/>
    <w:rsid w:val="008E60A4"/>
    <w:rsid w:val="008E7733"/>
    <w:rsid w:val="008E7A27"/>
    <w:rsid w:val="008F34B3"/>
    <w:rsid w:val="00901624"/>
    <w:rsid w:val="00901C4D"/>
    <w:rsid w:val="0090571D"/>
    <w:rsid w:val="009073F3"/>
    <w:rsid w:val="00912FD9"/>
    <w:rsid w:val="00915408"/>
    <w:rsid w:val="00915FB4"/>
    <w:rsid w:val="009171B8"/>
    <w:rsid w:val="00921287"/>
    <w:rsid w:val="00923A7A"/>
    <w:rsid w:val="00932417"/>
    <w:rsid w:val="00934E02"/>
    <w:rsid w:val="00940155"/>
    <w:rsid w:val="00940339"/>
    <w:rsid w:val="00941650"/>
    <w:rsid w:val="00942368"/>
    <w:rsid w:val="00943300"/>
    <w:rsid w:val="00943BAC"/>
    <w:rsid w:val="00946486"/>
    <w:rsid w:val="009500E9"/>
    <w:rsid w:val="00951835"/>
    <w:rsid w:val="00960EE0"/>
    <w:rsid w:val="00962697"/>
    <w:rsid w:val="00963C62"/>
    <w:rsid w:val="00963E58"/>
    <w:rsid w:val="00964A58"/>
    <w:rsid w:val="009669FD"/>
    <w:rsid w:val="00971A0B"/>
    <w:rsid w:val="0097218E"/>
    <w:rsid w:val="009767AE"/>
    <w:rsid w:val="00980430"/>
    <w:rsid w:val="0098246C"/>
    <w:rsid w:val="00982847"/>
    <w:rsid w:val="00982FAC"/>
    <w:rsid w:val="0098788B"/>
    <w:rsid w:val="009938AB"/>
    <w:rsid w:val="009947F0"/>
    <w:rsid w:val="009A0565"/>
    <w:rsid w:val="009A12D2"/>
    <w:rsid w:val="009A1A84"/>
    <w:rsid w:val="009A2B15"/>
    <w:rsid w:val="009A56DF"/>
    <w:rsid w:val="009A66F6"/>
    <w:rsid w:val="009A77D0"/>
    <w:rsid w:val="009B79B9"/>
    <w:rsid w:val="009D00F8"/>
    <w:rsid w:val="009D0637"/>
    <w:rsid w:val="009D1E34"/>
    <w:rsid w:val="009D2411"/>
    <w:rsid w:val="009D2A8C"/>
    <w:rsid w:val="009D358D"/>
    <w:rsid w:val="009D7F8F"/>
    <w:rsid w:val="009E0B38"/>
    <w:rsid w:val="009E1459"/>
    <w:rsid w:val="009E1A5C"/>
    <w:rsid w:val="009F29B5"/>
    <w:rsid w:val="009F3A04"/>
    <w:rsid w:val="009F3A79"/>
    <w:rsid w:val="009F58B3"/>
    <w:rsid w:val="009F6094"/>
    <w:rsid w:val="009F7553"/>
    <w:rsid w:val="00A138AB"/>
    <w:rsid w:val="00A17E8B"/>
    <w:rsid w:val="00A217DE"/>
    <w:rsid w:val="00A24341"/>
    <w:rsid w:val="00A25048"/>
    <w:rsid w:val="00A25D2F"/>
    <w:rsid w:val="00A30BBF"/>
    <w:rsid w:val="00A31CBF"/>
    <w:rsid w:val="00A34032"/>
    <w:rsid w:val="00A3487D"/>
    <w:rsid w:val="00A34EE7"/>
    <w:rsid w:val="00A36D25"/>
    <w:rsid w:val="00A3747C"/>
    <w:rsid w:val="00A425EC"/>
    <w:rsid w:val="00A42B5E"/>
    <w:rsid w:val="00A42BCF"/>
    <w:rsid w:val="00A43507"/>
    <w:rsid w:val="00A440A0"/>
    <w:rsid w:val="00A45783"/>
    <w:rsid w:val="00A46894"/>
    <w:rsid w:val="00A47486"/>
    <w:rsid w:val="00A47E93"/>
    <w:rsid w:val="00A531C0"/>
    <w:rsid w:val="00A53705"/>
    <w:rsid w:val="00A551F4"/>
    <w:rsid w:val="00A5561A"/>
    <w:rsid w:val="00A571B2"/>
    <w:rsid w:val="00A57BFD"/>
    <w:rsid w:val="00A63D1E"/>
    <w:rsid w:val="00A704BB"/>
    <w:rsid w:val="00A733E3"/>
    <w:rsid w:val="00A73A45"/>
    <w:rsid w:val="00A7462F"/>
    <w:rsid w:val="00A75782"/>
    <w:rsid w:val="00A80612"/>
    <w:rsid w:val="00A81B5C"/>
    <w:rsid w:val="00A82586"/>
    <w:rsid w:val="00A8595D"/>
    <w:rsid w:val="00A9508C"/>
    <w:rsid w:val="00AA19FC"/>
    <w:rsid w:val="00AA1A5E"/>
    <w:rsid w:val="00AA3AF9"/>
    <w:rsid w:val="00AA75EC"/>
    <w:rsid w:val="00AA794B"/>
    <w:rsid w:val="00AB33EA"/>
    <w:rsid w:val="00AB4613"/>
    <w:rsid w:val="00AB5758"/>
    <w:rsid w:val="00AB7A3F"/>
    <w:rsid w:val="00AC09EB"/>
    <w:rsid w:val="00AD1E5C"/>
    <w:rsid w:val="00AD339E"/>
    <w:rsid w:val="00AF28A9"/>
    <w:rsid w:val="00AF2E57"/>
    <w:rsid w:val="00AF43DA"/>
    <w:rsid w:val="00AF54C9"/>
    <w:rsid w:val="00AF6992"/>
    <w:rsid w:val="00B01C4E"/>
    <w:rsid w:val="00B118C0"/>
    <w:rsid w:val="00B120AE"/>
    <w:rsid w:val="00B24752"/>
    <w:rsid w:val="00B25572"/>
    <w:rsid w:val="00B3043A"/>
    <w:rsid w:val="00B36BAB"/>
    <w:rsid w:val="00B455B2"/>
    <w:rsid w:val="00B5147F"/>
    <w:rsid w:val="00B55513"/>
    <w:rsid w:val="00B55D36"/>
    <w:rsid w:val="00B62105"/>
    <w:rsid w:val="00B62C71"/>
    <w:rsid w:val="00B672BA"/>
    <w:rsid w:val="00B67E49"/>
    <w:rsid w:val="00B718EF"/>
    <w:rsid w:val="00B725B3"/>
    <w:rsid w:val="00B75410"/>
    <w:rsid w:val="00B76273"/>
    <w:rsid w:val="00B803CE"/>
    <w:rsid w:val="00B81786"/>
    <w:rsid w:val="00B82020"/>
    <w:rsid w:val="00B82A9D"/>
    <w:rsid w:val="00B8321C"/>
    <w:rsid w:val="00B86809"/>
    <w:rsid w:val="00B86B67"/>
    <w:rsid w:val="00B939FB"/>
    <w:rsid w:val="00B9713F"/>
    <w:rsid w:val="00BA2A95"/>
    <w:rsid w:val="00BA4079"/>
    <w:rsid w:val="00BA5819"/>
    <w:rsid w:val="00BB1219"/>
    <w:rsid w:val="00BB2253"/>
    <w:rsid w:val="00BB3230"/>
    <w:rsid w:val="00BB4060"/>
    <w:rsid w:val="00BC030C"/>
    <w:rsid w:val="00BC0463"/>
    <w:rsid w:val="00BC4059"/>
    <w:rsid w:val="00BD11FD"/>
    <w:rsid w:val="00BD59C9"/>
    <w:rsid w:val="00BF0219"/>
    <w:rsid w:val="00BF3F49"/>
    <w:rsid w:val="00BF6A9B"/>
    <w:rsid w:val="00BF7E92"/>
    <w:rsid w:val="00C150F4"/>
    <w:rsid w:val="00C16279"/>
    <w:rsid w:val="00C24044"/>
    <w:rsid w:val="00C26249"/>
    <w:rsid w:val="00C27667"/>
    <w:rsid w:val="00C3371A"/>
    <w:rsid w:val="00C34AAE"/>
    <w:rsid w:val="00C35A41"/>
    <w:rsid w:val="00C4155A"/>
    <w:rsid w:val="00C41E93"/>
    <w:rsid w:val="00C4352B"/>
    <w:rsid w:val="00C440F6"/>
    <w:rsid w:val="00C44C1A"/>
    <w:rsid w:val="00C4743C"/>
    <w:rsid w:val="00C47978"/>
    <w:rsid w:val="00C51A60"/>
    <w:rsid w:val="00C52390"/>
    <w:rsid w:val="00C57A02"/>
    <w:rsid w:val="00C57DCD"/>
    <w:rsid w:val="00C60644"/>
    <w:rsid w:val="00C619DC"/>
    <w:rsid w:val="00C63BD8"/>
    <w:rsid w:val="00C66F6A"/>
    <w:rsid w:val="00C700D5"/>
    <w:rsid w:val="00C70A59"/>
    <w:rsid w:val="00C76BAB"/>
    <w:rsid w:val="00C805B3"/>
    <w:rsid w:val="00C8095A"/>
    <w:rsid w:val="00C82C01"/>
    <w:rsid w:val="00C830FA"/>
    <w:rsid w:val="00C84A0F"/>
    <w:rsid w:val="00C84FA5"/>
    <w:rsid w:val="00C90D07"/>
    <w:rsid w:val="00C95BB5"/>
    <w:rsid w:val="00C95F78"/>
    <w:rsid w:val="00CA37F2"/>
    <w:rsid w:val="00CA4CC1"/>
    <w:rsid w:val="00CA54C3"/>
    <w:rsid w:val="00CA57D9"/>
    <w:rsid w:val="00CB1377"/>
    <w:rsid w:val="00CB22FB"/>
    <w:rsid w:val="00CB284B"/>
    <w:rsid w:val="00CB2D9B"/>
    <w:rsid w:val="00CB5DFA"/>
    <w:rsid w:val="00CB655C"/>
    <w:rsid w:val="00CC04DA"/>
    <w:rsid w:val="00CC3379"/>
    <w:rsid w:val="00CC42EF"/>
    <w:rsid w:val="00CC59B3"/>
    <w:rsid w:val="00CD0EE1"/>
    <w:rsid w:val="00CD6667"/>
    <w:rsid w:val="00CD69EC"/>
    <w:rsid w:val="00CE1C35"/>
    <w:rsid w:val="00CF226F"/>
    <w:rsid w:val="00CF3340"/>
    <w:rsid w:val="00CF3840"/>
    <w:rsid w:val="00CF44FE"/>
    <w:rsid w:val="00CF753D"/>
    <w:rsid w:val="00CF76A3"/>
    <w:rsid w:val="00D0110E"/>
    <w:rsid w:val="00D0286D"/>
    <w:rsid w:val="00D03CC7"/>
    <w:rsid w:val="00D0658C"/>
    <w:rsid w:val="00D115DE"/>
    <w:rsid w:val="00D13DD4"/>
    <w:rsid w:val="00D14433"/>
    <w:rsid w:val="00D20795"/>
    <w:rsid w:val="00D22109"/>
    <w:rsid w:val="00D23F52"/>
    <w:rsid w:val="00D26CEC"/>
    <w:rsid w:val="00D33113"/>
    <w:rsid w:val="00D34FB7"/>
    <w:rsid w:val="00D4174B"/>
    <w:rsid w:val="00D426B5"/>
    <w:rsid w:val="00D47671"/>
    <w:rsid w:val="00D47F43"/>
    <w:rsid w:val="00D5125D"/>
    <w:rsid w:val="00D515FE"/>
    <w:rsid w:val="00D51E17"/>
    <w:rsid w:val="00D54DD4"/>
    <w:rsid w:val="00D63482"/>
    <w:rsid w:val="00D6355E"/>
    <w:rsid w:val="00D65A7C"/>
    <w:rsid w:val="00D67AA9"/>
    <w:rsid w:val="00D7046C"/>
    <w:rsid w:val="00D73FB3"/>
    <w:rsid w:val="00D772BC"/>
    <w:rsid w:val="00D83C9C"/>
    <w:rsid w:val="00D84051"/>
    <w:rsid w:val="00D84A41"/>
    <w:rsid w:val="00D84E2F"/>
    <w:rsid w:val="00D86D63"/>
    <w:rsid w:val="00D90196"/>
    <w:rsid w:val="00D94B8B"/>
    <w:rsid w:val="00D96067"/>
    <w:rsid w:val="00D973DC"/>
    <w:rsid w:val="00DA3485"/>
    <w:rsid w:val="00DA4A8D"/>
    <w:rsid w:val="00DA622D"/>
    <w:rsid w:val="00DA7C94"/>
    <w:rsid w:val="00DB0366"/>
    <w:rsid w:val="00DB12B3"/>
    <w:rsid w:val="00DB3C42"/>
    <w:rsid w:val="00DB6D93"/>
    <w:rsid w:val="00DB756A"/>
    <w:rsid w:val="00DC1839"/>
    <w:rsid w:val="00DC1CBF"/>
    <w:rsid w:val="00DC7F44"/>
    <w:rsid w:val="00DD253A"/>
    <w:rsid w:val="00DD38BA"/>
    <w:rsid w:val="00DD55CF"/>
    <w:rsid w:val="00DD6ED6"/>
    <w:rsid w:val="00DE16C4"/>
    <w:rsid w:val="00DE224B"/>
    <w:rsid w:val="00DE2DF7"/>
    <w:rsid w:val="00DE569C"/>
    <w:rsid w:val="00DE7367"/>
    <w:rsid w:val="00DF09E8"/>
    <w:rsid w:val="00DF15A5"/>
    <w:rsid w:val="00DF1A9F"/>
    <w:rsid w:val="00DF2C5E"/>
    <w:rsid w:val="00DF6A65"/>
    <w:rsid w:val="00E02D6B"/>
    <w:rsid w:val="00E04A11"/>
    <w:rsid w:val="00E05BA3"/>
    <w:rsid w:val="00E05E1B"/>
    <w:rsid w:val="00E11926"/>
    <w:rsid w:val="00E12388"/>
    <w:rsid w:val="00E158B1"/>
    <w:rsid w:val="00E2013F"/>
    <w:rsid w:val="00E22931"/>
    <w:rsid w:val="00E238B4"/>
    <w:rsid w:val="00E24567"/>
    <w:rsid w:val="00E259BD"/>
    <w:rsid w:val="00E30AC2"/>
    <w:rsid w:val="00E37DB8"/>
    <w:rsid w:val="00E42224"/>
    <w:rsid w:val="00E45EA0"/>
    <w:rsid w:val="00E469D2"/>
    <w:rsid w:val="00E52A0B"/>
    <w:rsid w:val="00E56B86"/>
    <w:rsid w:val="00E57686"/>
    <w:rsid w:val="00E60AD8"/>
    <w:rsid w:val="00E60E5F"/>
    <w:rsid w:val="00E625C2"/>
    <w:rsid w:val="00E64CE4"/>
    <w:rsid w:val="00E67838"/>
    <w:rsid w:val="00E67C61"/>
    <w:rsid w:val="00E75B1E"/>
    <w:rsid w:val="00E8243B"/>
    <w:rsid w:val="00E82652"/>
    <w:rsid w:val="00E83AB9"/>
    <w:rsid w:val="00E85700"/>
    <w:rsid w:val="00E9144B"/>
    <w:rsid w:val="00E93FAD"/>
    <w:rsid w:val="00E949C5"/>
    <w:rsid w:val="00E97A4C"/>
    <w:rsid w:val="00EA1E36"/>
    <w:rsid w:val="00EA476C"/>
    <w:rsid w:val="00EB0CDB"/>
    <w:rsid w:val="00EB4E02"/>
    <w:rsid w:val="00EC5A0F"/>
    <w:rsid w:val="00EE1146"/>
    <w:rsid w:val="00EE26C5"/>
    <w:rsid w:val="00EE2CE4"/>
    <w:rsid w:val="00EE3820"/>
    <w:rsid w:val="00EE3850"/>
    <w:rsid w:val="00EE77C5"/>
    <w:rsid w:val="00EF6F49"/>
    <w:rsid w:val="00F012F3"/>
    <w:rsid w:val="00F01BDA"/>
    <w:rsid w:val="00F04235"/>
    <w:rsid w:val="00F05634"/>
    <w:rsid w:val="00F07EAE"/>
    <w:rsid w:val="00F101CE"/>
    <w:rsid w:val="00F17590"/>
    <w:rsid w:val="00F20231"/>
    <w:rsid w:val="00F22842"/>
    <w:rsid w:val="00F22D3F"/>
    <w:rsid w:val="00F23213"/>
    <w:rsid w:val="00F241AB"/>
    <w:rsid w:val="00F27B3B"/>
    <w:rsid w:val="00F34CA0"/>
    <w:rsid w:val="00F34FB7"/>
    <w:rsid w:val="00F43DED"/>
    <w:rsid w:val="00F44A15"/>
    <w:rsid w:val="00F44F8F"/>
    <w:rsid w:val="00F46794"/>
    <w:rsid w:val="00F52703"/>
    <w:rsid w:val="00F52838"/>
    <w:rsid w:val="00F545A8"/>
    <w:rsid w:val="00F55F14"/>
    <w:rsid w:val="00F61433"/>
    <w:rsid w:val="00F615BD"/>
    <w:rsid w:val="00F6180C"/>
    <w:rsid w:val="00F61DD2"/>
    <w:rsid w:val="00F6357F"/>
    <w:rsid w:val="00F64518"/>
    <w:rsid w:val="00F677E1"/>
    <w:rsid w:val="00F76CC4"/>
    <w:rsid w:val="00F92C45"/>
    <w:rsid w:val="00F92C72"/>
    <w:rsid w:val="00F93E93"/>
    <w:rsid w:val="00F93ECD"/>
    <w:rsid w:val="00F962FC"/>
    <w:rsid w:val="00FA24FF"/>
    <w:rsid w:val="00FA3DE7"/>
    <w:rsid w:val="00FA5663"/>
    <w:rsid w:val="00FB5E13"/>
    <w:rsid w:val="00FC147F"/>
    <w:rsid w:val="00FC4667"/>
    <w:rsid w:val="00FC65F0"/>
    <w:rsid w:val="00FD0015"/>
    <w:rsid w:val="00FD5CBD"/>
    <w:rsid w:val="00FE47FE"/>
    <w:rsid w:val="00FE5AF4"/>
    <w:rsid w:val="00FF25E0"/>
    <w:rsid w:val="00FF5587"/>
    <w:rsid w:val="00FF57D2"/>
    <w:rsid w:val="00FF6687"/>
    <w:rsid w:val="0188E9C3"/>
    <w:rsid w:val="01B11CD0"/>
    <w:rsid w:val="01D20BEB"/>
    <w:rsid w:val="01D295BA"/>
    <w:rsid w:val="01FD8850"/>
    <w:rsid w:val="03022E0E"/>
    <w:rsid w:val="03A816D8"/>
    <w:rsid w:val="03C2140C"/>
    <w:rsid w:val="03DE50CB"/>
    <w:rsid w:val="042BCE8E"/>
    <w:rsid w:val="044BF918"/>
    <w:rsid w:val="0468F5A9"/>
    <w:rsid w:val="049D0B33"/>
    <w:rsid w:val="04D63751"/>
    <w:rsid w:val="05031F7D"/>
    <w:rsid w:val="0514FF11"/>
    <w:rsid w:val="051DAB50"/>
    <w:rsid w:val="05B1898A"/>
    <w:rsid w:val="05B4FBCA"/>
    <w:rsid w:val="05B95DAC"/>
    <w:rsid w:val="05BBE72E"/>
    <w:rsid w:val="06EEE084"/>
    <w:rsid w:val="09305748"/>
    <w:rsid w:val="09AB3B7C"/>
    <w:rsid w:val="0A34148F"/>
    <w:rsid w:val="0AE4B96F"/>
    <w:rsid w:val="0B3E7A23"/>
    <w:rsid w:val="0BC6A91A"/>
    <w:rsid w:val="0BCC36DF"/>
    <w:rsid w:val="0D144B96"/>
    <w:rsid w:val="0D52E0C0"/>
    <w:rsid w:val="0DBBE348"/>
    <w:rsid w:val="0ED9D1E1"/>
    <w:rsid w:val="0F074571"/>
    <w:rsid w:val="0F1608BF"/>
    <w:rsid w:val="0F73568B"/>
    <w:rsid w:val="0F8D3934"/>
    <w:rsid w:val="0FE76B6E"/>
    <w:rsid w:val="1027B692"/>
    <w:rsid w:val="1029C5F6"/>
    <w:rsid w:val="111CBFE9"/>
    <w:rsid w:val="116832C7"/>
    <w:rsid w:val="11750FB4"/>
    <w:rsid w:val="11B99799"/>
    <w:rsid w:val="11E4C744"/>
    <w:rsid w:val="11EAE0D3"/>
    <w:rsid w:val="1264A323"/>
    <w:rsid w:val="12780AB9"/>
    <w:rsid w:val="127E9A57"/>
    <w:rsid w:val="134820E4"/>
    <w:rsid w:val="13DFD7A4"/>
    <w:rsid w:val="142E049D"/>
    <w:rsid w:val="1486BF6C"/>
    <w:rsid w:val="14898600"/>
    <w:rsid w:val="152E46F1"/>
    <w:rsid w:val="15971BDA"/>
    <w:rsid w:val="15F85C99"/>
    <w:rsid w:val="160657BF"/>
    <w:rsid w:val="1611FE29"/>
    <w:rsid w:val="167C7E39"/>
    <w:rsid w:val="16901363"/>
    <w:rsid w:val="16BBFB72"/>
    <w:rsid w:val="16C229D3"/>
    <w:rsid w:val="17708004"/>
    <w:rsid w:val="181C03DE"/>
    <w:rsid w:val="1873B2C9"/>
    <w:rsid w:val="18A2CCD7"/>
    <w:rsid w:val="1937392F"/>
    <w:rsid w:val="1953477A"/>
    <w:rsid w:val="198E19AF"/>
    <w:rsid w:val="19A1EBAD"/>
    <w:rsid w:val="19E37A47"/>
    <w:rsid w:val="19E6C677"/>
    <w:rsid w:val="19FA45FD"/>
    <w:rsid w:val="1A0B2C96"/>
    <w:rsid w:val="1A2D369C"/>
    <w:rsid w:val="1A7A7A2D"/>
    <w:rsid w:val="1B659B37"/>
    <w:rsid w:val="1BA54465"/>
    <w:rsid w:val="1BA5A3F1"/>
    <w:rsid w:val="1CF90FA5"/>
    <w:rsid w:val="1D026DF9"/>
    <w:rsid w:val="1D503866"/>
    <w:rsid w:val="1E3C10C0"/>
    <w:rsid w:val="1F1D2050"/>
    <w:rsid w:val="1F830A61"/>
    <w:rsid w:val="1F96482A"/>
    <w:rsid w:val="2107C4E2"/>
    <w:rsid w:val="210FF8A0"/>
    <w:rsid w:val="21112DEA"/>
    <w:rsid w:val="2111EF96"/>
    <w:rsid w:val="2120206E"/>
    <w:rsid w:val="21308ADF"/>
    <w:rsid w:val="2187A715"/>
    <w:rsid w:val="22007870"/>
    <w:rsid w:val="225D7F6E"/>
    <w:rsid w:val="2268A849"/>
    <w:rsid w:val="22C0B895"/>
    <w:rsid w:val="23472A08"/>
    <w:rsid w:val="239D9074"/>
    <w:rsid w:val="241A0262"/>
    <w:rsid w:val="24D5B979"/>
    <w:rsid w:val="259F100A"/>
    <w:rsid w:val="25A4C40E"/>
    <w:rsid w:val="2606A06B"/>
    <w:rsid w:val="266DB352"/>
    <w:rsid w:val="269388DC"/>
    <w:rsid w:val="278D2372"/>
    <w:rsid w:val="28CEECC5"/>
    <w:rsid w:val="28D15438"/>
    <w:rsid w:val="28F3839C"/>
    <w:rsid w:val="29551FFD"/>
    <w:rsid w:val="29A034A7"/>
    <w:rsid w:val="29BA6BEA"/>
    <w:rsid w:val="2A48D640"/>
    <w:rsid w:val="2A49EC23"/>
    <w:rsid w:val="2AF64F3E"/>
    <w:rsid w:val="2B41902B"/>
    <w:rsid w:val="2BB482B7"/>
    <w:rsid w:val="2C272411"/>
    <w:rsid w:val="2CCD1D20"/>
    <w:rsid w:val="2D1680F0"/>
    <w:rsid w:val="2D7C0799"/>
    <w:rsid w:val="2E84BD72"/>
    <w:rsid w:val="2EF4A269"/>
    <w:rsid w:val="2F45448C"/>
    <w:rsid w:val="2FC79E46"/>
    <w:rsid w:val="2FF18A47"/>
    <w:rsid w:val="300526CF"/>
    <w:rsid w:val="302A7034"/>
    <w:rsid w:val="306F7A63"/>
    <w:rsid w:val="307A5EFD"/>
    <w:rsid w:val="30C6F501"/>
    <w:rsid w:val="31693A0A"/>
    <w:rsid w:val="317D2311"/>
    <w:rsid w:val="32207994"/>
    <w:rsid w:val="32768B5D"/>
    <w:rsid w:val="33A78FDF"/>
    <w:rsid w:val="342A5A69"/>
    <w:rsid w:val="3487D06C"/>
    <w:rsid w:val="34E1F24E"/>
    <w:rsid w:val="34EE179C"/>
    <w:rsid w:val="350C2021"/>
    <w:rsid w:val="35519115"/>
    <w:rsid w:val="36237775"/>
    <w:rsid w:val="362D1784"/>
    <w:rsid w:val="368601B5"/>
    <w:rsid w:val="36A939B4"/>
    <w:rsid w:val="36D6EDF3"/>
    <w:rsid w:val="36E191E4"/>
    <w:rsid w:val="370575F1"/>
    <w:rsid w:val="3744D58B"/>
    <w:rsid w:val="377CE87B"/>
    <w:rsid w:val="37994DC2"/>
    <w:rsid w:val="37ADDDE3"/>
    <w:rsid w:val="37F9AF7B"/>
    <w:rsid w:val="386DF9BA"/>
    <w:rsid w:val="38FF6C1C"/>
    <w:rsid w:val="39D9473B"/>
    <w:rsid w:val="3AA03962"/>
    <w:rsid w:val="3B5D0911"/>
    <w:rsid w:val="3BB0802C"/>
    <w:rsid w:val="3C62569D"/>
    <w:rsid w:val="3C6A5C85"/>
    <w:rsid w:val="3C791E7E"/>
    <w:rsid w:val="3CD8E181"/>
    <w:rsid w:val="3CF8B4AF"/>
    <w:rsid w:val="3D9C702F"/>
    <w:rsid w:val="3DF4E07E"/>
    <w:rsid w:val="3DFCFD14"/>
    <w:rsid w:val="3E4F543C"/>
    <w:rsid w:val="3E535AF2"/>
    <w:rsid w:val="3E7908B2"/>
    <w:rsid w:val="3EF17A49"/>
    <w:rsid w:val="3F12FE5A"/>
    <w:rsid w:val="3F7A4F09"/>
    <w:rsid w:val="3FC7CB51"/>
    <w:rsid w:val="40061E8F"/>
    <w:rsid w:val="401D3DAF"/>
    <w:rsid w:val="40944FE0"/>
    <w:rsid w:val="411D8C29"/>
    <w:rsid w:val="411F592B"/>
    <w:rsid w:val="41FD1504"/>
    <w:rsid w:val="4271AB49"/>
    <w:rsid w:val="4277CC46"/>
    <w:rsid w:val="42BF4E2D"/>
    <w:rsid w:val="43DFE629"/>
    <w:rsid w:val="4428E3DE"/>
    <w:rsid w:val="4486DB3E"/>
    <w:rsid w:val="45D2EC54"/>
    <w:rsid w:val="46055380"/>
    <w:rsid w:val="465431E1"/>
    <w:rsid w:val="4731C28B"/>
    <w:rsid w:val="483D7286"/>
    <w:rsid w:val="48B956C1"/>
    <w:rsid w:val="48C7CA0A"/>
    <w:rsid w:val="49057405"/>
    <w:rsid w:val="49584A9A"/>
    <w:rsid w:val="4972E8DB"/>
    <w:rsid w:val="49D6738D"/>
    <w:rsid w:val="49E1FCC0"/>
    <w:rsid w:val="4A0C17F9"/>
    <w:rsid w:val="4A36243B"/>
    <w:rsid w:val="4B33ED47"/>
    <w:rsid w:val="4B7C5645"/>
    <w:rsid w:val="4C21988B"/>
    <w:rsid w:val="4C3F962C"/>
    <w:rsid w:val="4C454175"/>
    <w:rsid w:val="4C90F72C"/>
    <w:rsid w:val="4D5B4C76"/>
    <w:rsid w:val="4D6617E0"/>
    <w:rsid w:val="4DF3CB00"/>
    <w:rsid w:val="4E193344"/>
    <w:rsid w:val="4EA9A25A"/>
    <w:rsid w:val="4EBFFF5E"/>
    <w:rsid w:val="4EE9D034"/>
    <w:rsid w:val="4F13EB2C"/>
    <w:rsid w:val="4F62A3F1"/>
    <w:rsid w:val="4FE22E18"/>
    <w:rsid w:val="4FFCC60C"/>
    <w:rsid w:val="504EB6B7"/>
    <w:rsid w:val="50983DA1"/>
    <w:rsid w:val="50EEDDAE"/>
    <w:rsid w:val="51548323"/>
    <w:rsid w:val="51896975"/>
    <w:rsid w:val="518E1F82"/>
    <w:rsid w:val="51A5B5ED"/>
    <w:rsid w:val="522B0F42"/>
    <w:rsid w:val="5241203B"/>
    <w:rsid w:val="5248B82C"/>
    <w:rsid w:val="52881ACE"/>
    <w:rsid w:val="52B721B2"/>
    <w:rsid w:val="5396F24C"/>
    <w:rsid w:val="54362EAC"/>
    <w:rsid w:val="5488D868"/>
    <w:rsid w:val="558CD9E7"/>
    <w:rsid w:val="55A76365"/>
    <w:rsid w:val="55B25027"/>
    <w:rsid w:val="55CB32C4"/>
    <w:rsid w:val="55D4E220"/>
    <w:rsid w:val="55D7B34D"/>
    <w:rsid w:val="55E43D10"/>
    <w:rsid w:val="5601529A"/>
    <w:rsid w:val="5658DECC"/>
    <w:rsid w:val="566A1653"/>
    <w:rsid w:val="56D41240"/>
    <w:rsid w:val="571BB511"/>
    <w:rsid w:val="574C9BA6"/>
    <w:rsid w:val="581C4C5B"/>
    <w:rsid w:val="58508994"/>
    <w:rsid w:val="58A98E52"/>
    <w:rsid w:val="5935E30D"/>
    <w:rsid w:val="59F36382"/>
    <w:rsid w:val="5A27DF63"/>
    <w:rsid w:val="5ADE88A0"/>
    <w:rsid w:val="5B1B8AAE"/>
    <w:rsid w:val="5B27BB94"/>
    <w:rsid w:val="5B357FEE"/>
    <w:rsid w:val="5B6658B8"/>
    <w:rsid w:val="5C597AF9"/>
    <w:rsid w:val="5CF94BBD"/>
    <w:rsid w:val="5D4F1FDF"/>
    <w:rsid w:val="5D572929"/>
    <w:rsid w:val="5D89DB03"/>
    <w:rsid w:val="5DADAC12"/>
    <w:rsid w:val="5DB4E2B9"/>
    <w:rsid w:val="5DE3C111"/>
    <w:rsid w:val="5E0C52AB"/>
    <w:rsid w:val="5E5386A7"/>
    <w:rsid w:val="5E5DD7E5"/>
    <w:rsid w:val="5EF34F4E"/>
    <w:rsid w:val="5F2F8ECB"/>
    <w:rsid w:val="5F9C93BD"/>
    <w:rsid w:val="60401276"/>
    <w:rsid w:val="608B700B"/>
    <w:rsid w:val="60999DB5"/>
    <w:rsid w:val="612D32F2"/>
    <w:rsid w:val="6137AF6B"/>
    <w:rsid w:val="61A14246"/>
    <w:rsid w:val="61FF65C1"/>
    <w:rsid w:val="62043830"/>
    <w:rsid w:val="62244A9A"/>
    <w:rsid w:val="623E77DC"/>
    <w:rsid w:val="62DF4A0D"/>
    <w:rsid w:val="62EFC6F1"/>
    <w:rsid w:val="637E9D3C"/>
    <w:rsid w:val="63AAD075"/>
    <w:rsid w:val="64076F4C"/>
    <w:rsid w:val="64FCB6F7"/>
    <w:rsid w:val="651D124F"/>
    <w:rsid w:val="654EAC03"/>
    <w:rsid w:val="661FC7E0"/>
    <w:rsid w:val="662043C4"/>
    <w:rsid w:val="6651B369"/>
    <w:rsid w:val="66621E6F"/>
    <w:rsid w:val="67C7B456"/>
    <w:rsid w:val="67D0B7C9"/>
    <w:rsid w:val="680FEDE7"/>
    <w:rsid w:val="68A7E338"/>
    <w:rsid w:val="692EDA4C"/>
    <w:rsid w:val="694588C1"/>
    <w:rsid w:val="69AC84B8"/>
    <w:rsid w:val="69E318CE"/>
    <w:rsid w:val="6A8E937B"/>
    <w:rsid w:val="6A928BA4"/>
    <w:rsid w:val="6AF63E00"/>
    <w:rsid w:val="6B040CBD"/>
    <w:rsid w:val="6B4CAFFB"/>
    <w:rsid w:val="6BB91282"/>
    <w:rsid w:val="6C5525F6"/>
    <w:rsid w:val="6C5B231A"/>
    <w:rsid w:val="6C6291BC"/>
    <w:rsid w:val="6CD29119"/>
    <w:rsid w:val="6D03C0B6"/>
    <w:rsid w:val="6D46E27F"/>
    <w:rsid w:val="6D82CB74"/>
    <w:rsid w:val="6DA03429"/>
    <w:rsid w:val="6E0C225F"/>
    <w:rsid w:val="6E3527D0"/>
    <w:rsid w:val="6EF1A12F"/>
    <w:rsid w:val="6F492522"/>
    <w:rsid w:val="6F54CA88"/>
    <w:rsid w:val="70665A8D"/>
    <w:rsid w:val="706A62E2"/>
    <w:rsid w:val="70992094"/>
    <w:rsid w:val="70CA069A"/>
    <w:rsid w:val="70CF0455"/>
    <w:rsid w:val="70D0D253"/>
    <w:rsid w:val="70F48F4F"/>
    <w:rsid w:val="712F52E9"/>
    <w:rsid w:val="716A8CFD"/>
    <w:rsid w:val="7196D858"/>
    <w:rsid w:val="719C2632"/>
    <w:rsid w:val="71A04CCA"/>
    <w:rsid w:val="71E41FB3"/>
    <w:rsid w:val="7249205C"/>
    <w:rsid w:val="7263B150"/>
    <w:rsid w:val="727FB191"/>
    <w:rsid w:val="728158F1"/>
    <w:rsid w:val="72817893"/>
    <w:rsid w:val="72E17657"/>
    <w:rsid w:val="74C20ADF"/>
    <w:rsid w:val="74F25A00"/>
    <w:rsid w:val="75158C5A"/>
    <w:rsid w:val="75843B66"/>
    <w:rsid w:val="76294051"/>
    <w:rsid w:val="7646CFCF"/>
    <w:rsid w:val="769C2B8E"/>
    <w:rsid w:val="77EDEDCC"/>
    <w:rsid w:val="78A95817"/>
    <w:rsid w:val="78B9C8EB"/>
    <w:rsid w:val="78C528A0"/>
    <w:rsid w:val="78D3B90A"/>
    <w:rsid w:val="790EFF08"/>
    <w:rsid w:val="79463427"/>
    <w:rsid w:val="796D313C"/>
    <w:rsid w:val="79A03DBE"/>
    <w:rsid w:val="79E0F721"/>
    <w:rsid w:val="79EA016E"/>
    <w:rsid w:val="7A35CFAA"/>
    <w:rsid w:val="7AC1E97B"/>
    <w:rsid w:val="7AEE3D4B"/>
    <w:rsid w:val="7BC2ABBC"/>
    <w:rsid w:val="7C04C57A"/>
    <w:rsid w:val="7CBC8325"/>
    <w:rsid w:val="7CD5D458"/>
    <w:rsid w:val="7CECCF2F"/>
    <w:rsid w:val="7D3AFA43"/>
    <w:rsid w:val="7D9538B6"/>
    <w:rsid w:val="7D955748"/>
    <w:rsid w:val="7DDBC246"/>
    <w:rsid w:val="7DF30E95"/>
    <w:rsid w:val="7E2697CF"/>
    <w:rsid w:val="7E42B144"/>
    <w:rsid w:val="7E585561"/>
    <w:rsid w:val="7E7DD8F4"/>
    <w:rsid w:val="7EF04F6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2B77B"/>
  <w15:docId w15:val="{681A8D06-DF1E-4108-8907-ED266F45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23FA"/>
    <w:rPr>
      <w:rFonts w:ascii="Arial" w:hAnsi="Arial"/>
      <w:lang w:val="en-US" w:eastAsia="en-US"/>
    </w:rPr>
  </w:style>
  <w:style w:type="paragraph" w:styleId="Heading1">
    <w:name w:val="heading 1"/>
    <w:basedOn w:val="Normal"/>
    <w:next w:val="Normal"/>
    <w:qFormat/>
    <w:rsid w:val="00744DEC"/>
    <w:pPr>
      <w:keepNext/>
      <w:numPr>
        <w:numId w:val="1"/>
      </w:numPr>
      <w:spacing w:before="240" w:after="120"/>
      <w:outlineLvl w:val="0"/>
    </w:pPr>
    <w:rPr>
      <w:rFonts w:cs="Arial"/>
      <w:b/>
      <w:bCs/>
      <w:kern w:val="32"/>
      <w:sz w:val="26"/>
      <w:szCs w:val="26"/>
    </w:rPr>
  </w:style>
  <w:style w:type="paragraph" w:styleId="Heading2">
    <w:name w:val="heading 2"/>
    <w:basedOn w:val="Normal"/>
    <w:next w:val="Normal"/>
    <w:qFormat/>
    <w:rsid w:val="00744DEC"/>
    <w:pPr>
      <w:keepNext/>
      <w:numPr>
        <w:ilvl w:val="1"/>
        <w:numId w:val="1"/>
      </w:numPr>
      <w:spacing w:before="240" w:after="240"/>
      <w:outlineLvl w:val="1"/>
    </w:pPr>
    <w:rPr>
      <w:rFonts w:cs="Arial"/>
      <w:b/>
      <w:bCs/>
      <w:iCs/>
      <w:sz w:val="24"/>
    </w:rPr>
  </w:style>
  <w:style w:type="paragraph" w:styleId="Heading3">
    <w:name w:val="heading 3"/>
    <w:aliases w:val="Heading 3 Char"/>
    <w:basedOn w:val="Normal"/>
    <w:next w:val="Normal"/>
    <w:qFormat/>
    <w:rsid w:val="00963C62"/>
    <w:pPr>
      <w:keepNext/>
      <w:numPr>
        <w:ilvl w:val="2"/>
        <w:numId w:val="1"/>
      </w:numPr>
      <w:spacing w:before="240" w:after="60"/>
      <w:outlineLvl w:val="2"/>
    </w:pPr>
    <w:rPr>
      <w:rFonts w:cs="Arial"/>
      <w:b/>
      <w:bCs/>
      <w:sz w:val="22"/>
      <w:szCs w:val="26"/>
    </w:rPr>
  </w:style>
  <w:style w:type="paragraph" w:styleId="Heading4">
    <w:name w:val="heading 4"/>
    <w:basedOn w:val="Normal"/>
    <w:next w:val="Normal"/>
    <w:link w:val="Heading4Char"/>
    <w:autoRedefine/>
    <w:qFormat/>
    <w:rsid w:val="00CC04DA"/>
    <w:pPr>
      <w:keepNext/>
      <w:numPr>
        <w:ilvl w:val="3"/>
        <w:numId w:val="1"/>
      </w:numPr>
      <w:spacing w:before="240" w:after="60"/>
      <w:outlineLvl w:val="3"/>
    </w:pPr>
    <w:rPr>
      <w:b/>
      <w:bCs/>
      <w:i/>
      <w:sz w:val="22"/>
      <w:szCs w:val="28"/>
    </w:rPr>
  </w:style>
  <w:style w:type="paragraph" w:styleId="Heading5">
    <w:name w:val="heading 5"/>
    <w:basedOn w:val="Normal"/>
    <w:next w:val="Normal"/>
    <w:qFormat/>
    <w:rsid w:val="00963C62"/>
    <w:pPr>
      <w:numPr>
        <w:ilvl w:val="4"/>
        <w:numId w:val="1"/>
      </w:numPr>
      <w:spacing w:before="240" w:after="60"/>
      <w:outlineLvl w:val="4"/>
    </w:pPr>
    <w:rPr>
      <w:b/>
      <w:bCs/>
      <w:i/>
      <w:iCs/>
      <w:sz w:val="26"/>
      <w:szCs w:val="26"/>
    </w:rPr>
  </w:style>
  <w:style w:type="paragraph" w:styleId="Heading6">
    <w:name w:val="heading 6"/>
    <w:basedOn w:val="Normal"/>
    <w:next w:val="Normal"/>
    <w:qFormat/>
    <w:rsid w:val="00963C62"/>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963C62"/>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963C62"/>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963C62"/>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4A050F"/>
    <w:pPr>
      <w:tabs>
        <w:tab w:val="right" w:leader="dot" w:pos="8630"/>
      </w:tabs>
      <w:spacing w:before="240"/>
      <w:ind w:left="418" w:hanging="418"/>
    </w:pPr>
    <w:rPr>
      <w:rFonts w:cs="Arial"/>
      <w:b/>
      <w:bCs/>
      <w:caps/>
      <w:noProof/>
    </w:rPr>
  </w:style>
  <w:style w:type="paragraph" w:styleId="TOC2">
    <w:name w:val="toc 2"/>
    <w:basedOn w:val="Normal"/>
    <w:next w:val="Normal"/>
    <w:autoRedefine/>
    <w:semiHidden/>
    <w:rsid w:val="00D47671"/>
    <w:pPr>
      <w:tabs>
        <w:tab w:val="right" w:leader="dot" w:pos="8630"/>
      </w:tabs>
      <w:spacing w:before="240"/>
      <w:ind w:left="1138" w:hanging="720"/>
    </w:pPr>
    <w:rPr>
      <w:bCs/>
      <w:noProof/>
    </w:rPr>
  </w:style>
  <w:style w:type="paragraph" w:styleId="TOC3">
    <w:name w:val="toc 3"/>
    <w:basedOn w:val="Normal"/>
    <w:next w:val="Normal"/>
    <w:autoRedefine/>
    <w:semiHidden/>
    <w:rsid w:val="00711285"/>
    <w:pPr>
      <w:ind w:left="1140" w:hanging="720"/>
    </w:pPr>
  </w:style>
  <w:style w:type="paragraph" w:styleId="TOC4">
    <w:name w:val="toc 4"/>
    <w:basedOn w:val="Normal"/>
    <w:next w:val="Normal"/>
    <w:autoRedefine/>
    <w:semiHidden/>
    <w:rsid w:val="00963C62"/>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963C62"/>
    <w:pPr>
      <w:ind w:left="800"/>
    </w:pPr>
    <w:rPr>
      <w:rFonts w:ascii="Times New Roman" w:hAnsi="Times New Roman"/>
    </w:rPr>
  </w:style>
  <w:style w:type="paragraph" w:styleId="TOC7">
    <w:name w:val="toc 7"/>
    <w:basedOn w:val="Normal"/>
    <w:next w:val="Normal"/>
    <w:autoRedefine/>
    <w:semiHidden/>
    <w:rsid w:val="00963C62"/>
    <w:pPr>
      <w:ind w:left="1000"/>
    </w:pPr>
    <w:rPr>
      <w:rFonts w:ascii="Times New Roman" w:hAnsi="Times New Roman"/>
    </w:rPr>
  </w:style>
  <w:style w:type="paragraph" w:styleId="TOC8">
    <w:name w:val="toc 8"/>
    <w:basedOn w:val="Normal"/>
    <w:next w:val="Normal"/>
    <w:autoRedefine/>
    <w:semiHidden/>
    <w:rsid w:val="00963C62"/>
    <w:pPr>
      <w:ind w:left="1200"/>
    </w:pPr>
    <w:rPr>
      <w:rFonts w:ascii="Times New Roman" w:hAnsi="Times New Roman"/>
    </w:rPr>
  </w:style>
  <w:style w:type="paragraph" w:styleId="TOC9">
    <w:name w:val="toc 9"/>
    <w:basedOn w:val="Normal"/>
    <w:next w:val="Normal"/>
    <w:autoRedefine/>
    <w:semiHidden/>
    <w:rsid w:val="00963C62"/>
    <w:pPr>
      <w:ind w:left="1400"/>
    </w:pPr>
    <w:rPr>
      <w:rFonts w:ascii="Times New Roman" w:hAnsi="Times New Roman"/>
    </w:rPr>
  </w:style>
  <w:style w:type="character" w:styleId="Hyperlink">
    <w:name w:val="Hyperlink"/>
    <w:basedOn w:val="DefaultParagraphFont"/>
    <w:rsid w:val="00963C62"/>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963C62"/>
    <w:pPr>
      <w:spacing w:after="120" w:line="0" w:lineRule="atLeast"/>
      <w:ind w:left="360"/>
    </w:pPr>
    <w:rPr>
      <w:spacing w:val="-5"/>
    </w:rPr>
  </w:style>
  <w:style w:type="paragraph" w:customStyle="1" w:styleId="TableText">
    <w:name w:val="Table Text"/>
    <w:basedOn w:val="Normal"/>
    <w:rsid w:val="00963C62"/>
    <w:pPr>
      <w:ind w:left="14"/>
    </w:pPr>
    <w:rPr>
      <w:spacing w:val="-5"/>
      <w:sz w:val="16"/>
    </w:rPr>
  </w:style>
  <w:style w:type="paragraph" w:customStyle="1" w:styleId="TableHeader">
    <w:name w:val="Table Header"/>
    <w:basedOn w:val="Normal"/>
    <w:rsid w:val="00963C62"/>
    <w:pPr>
      <w:spacing w:before="60"/>
      <w:jc w:val="center"/>
    </w:pPr>
    <w:rPr>
      <w:b/>
      <w:spacing w:val="-5"/>
      <w:sz w:val="16"/>
    </w:rPr>
  </w:style>
  <w:style w:type="paragraph" w:styleId="Header">
    <w:name w:val="header"/>
    <w:basedOn w:val="Normal"/>
    <w:rsid w:val="00963C62"/>
    <w:pPr>
      <w:tabs>
        <w:tab w:val="center" w:pos="4320"/>
        <w:tab w:val="right" w:pos="8640"/>
      </w:tabs>
    </w:pPr>
  </w:style>
  <w:style w:type="paragraph" w:styleId="Footer">
    <w:name w:val="footer"/>
    <w:basedOn w:val="Normal"/>
    <w:link w:val="FooterChar"/>
    <w:rsid w:val="00963C62"/>
    <w:pPr>
      <w:tabs>
        <w:tab w:val="center" w:pos="4320"/>
        <w:tab w:val="right" w:pos="8640"/>
      </w:tabs>
    </w:pPr>
  </w:style>
  <w:style w:type="character" w:customStyle="1" w:styleId="Heading3CharChar">
    <w:name w:val="Heading 3 Char Char"/>
    <w:basedOn w:val="DefaultParagraphFont"/>
    <w:rsid w:val="00963C62"/>
    <w:rPr>
      <w:rFonts w:ascii="Arial" w:hAnsi="Arial" w:cs="Arial"/>
      <w:b/>
      <w:bCs/>
      <w:noProof w:val="0"/>
      <w:sz w:val="22"/>
      <w:szCs w:val="26"/>
      <w:lang w:val="en-US" w:eastAsia="en-US" w:bidi="ar-SA"/>
    </w:rPr>
  </w:style>
  <w:style w:type="paragraph" w:customStyle="1" w:styleId="TableEntry">
    <w:name w:val="Table Entry"/>
    <w:basedOn w:val="Normal"/>
    <w:rsid w:val="00963C62"/>
    <w:rPr>
      <w:sz w:val="18"/>
    </w:rPr>
  </w:style>
  <w:style w:type="paragraph" w:styleId="BodyText3">
    <w:name w:val="Body Text 3"/>
    <w:basedOn w:val="Normal"/>
    <w:rsid w:val="00963C62"/>
    <w:pPr>
      <w:spacing w:after="120"/>
    </w:pPr>
    <w:rPr>
      <w:sz w:val="16"/>
      <w:szCs w:val="16"/>
    </w:rPr>
  </w:style>
  <w:style w:type="paragraph" w:customStyle="1" w:styleId="BracketedTemplateInstructions">
    <w:name w:val="Bracketed Template Instructions"/>
    <w:basedOn w:val="Normal"/>
    <w:rsid w:val="00963C62"/>
    <w:rPr>
      <w:sz w:val="16"/>
    </w:rPr>
  </w:style>
  <w:style w:type="paragraph" w:customStyle="1" w:styleId="StyleHeading3Italic">
    <w:name w:val="Style Heading 3 + Italic"/>
    <w:basedOn w:val="Heading3"/>
    <w:rsid w:val="00963C62"/>
    <w:rPr>
      <w:i/>
      <w:iCs/>
    </w:rPr>
  </w:style>
  <w:style w:type="character" w:customStyle="1" w:styleId="StyleHeading3ItalicChar">
    <w:name w:val="Style Heading 3 + Italic Char"/>
    <w:basedOn w:val="Heading3CharChar"/>
    <w:rsid w:val="00963C62"/>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963C62"/>
    <w:rPr>
      <w:bCs/>
      <w:sz w:val="20"/>
    </w:rPr>
  </w:style>
  <w:style w:type="paragraph" w:customStyle="1" w:styleId="StyleBodyText8ptBoldAfter0pt">
    <w:name w:val="Style Body Text + 8 pt Bold After:  0 pt"/>
    <w:basedOn w:val="BodyText"/>
    <w:rsid w:val="00963C62"/>
    <w:pPr>
      <w:spacing w:after="0"/>
      <w:ind w:left="0"/>
    </w:pPr>
    <w:rPr>
      <w:b/>
      <w:bCs/>
      <w:sz w:val="16"/>
    </w:rPr>
  </w:style>
  <w:style w:type="paragraph" w:customStyle="1" w:styleId="StyleBodyTextBoldCentered">
    <w:name w:val="Style Body Text + Bold Centered"/>
    <w:basedOn w:val="BodyText"/>
    <w:rsid w:val="00963C62"/>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uiPriority w:val="20"/>
    <w:qFormat/>
    <w:rsid w:val="00383E33"/>
    <w:rPr>
      <w:i/>
      <w:iCs/>
    </w:rPr>
  </w:style>
  <w:style w:type="paragraph" w:customStyle="1" w:styleId="DeliverableName">
    <w:name w:val="Deliverable Name"/>
    <w:rsid w:val="00DE569C"/>
    <w:pPr>
      <w:widowControl w:val="0"/>
    </w:pPr>
    <w:rPr>
      <w:rFonts w:ascii="Arial" w:hAnsi="Arial"/>
      <w:sz w:val="24"/>
      <w:lang w:val="en-US" w:eastAsia="en-US"/>
    </w:rPr>
  </w:style>
  <w:style w:type="paragraph" w:styleId="Title">
    <w:name w:val="Title"/>
    <w:basedOn w:val="Normal"/>
    <w:link w:val="TitleChar"/>
    <w:uiPriority w:val="10"/>
    <w:qFormat/>
    <w:rsid w:val="00DE569C"/>
    <w:pPr>
      <w:jc w:val="center"/>
    </w:pPr>
    <w:rPr>
      <w:b/>
      <w:lang w:val="en-GB"/>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1"/>
    <w:semiHidden/>
    <w:unhideWhenUsed/>
  </w:style>
  <w:style w:type="character" w:customStyle="1" w:styleId="FooterChar">
    <w:name w:val="Footer Char"/>
    <w:basedOn w:val="DefaultParagraphFont"/>
    <w:link w:val="Footer"/>
    <w:uiPriority w:val="99"/>
    <w:rsid w:val="00A47486"/>
    <w:rPr>
      <w:rFonts w:ascii="Arial" w:hAnsi="Arial"/>
      <w:lang w:val="en-US" w:eastAsia="en-US"/>
    </w:rPr>
  </w:style>
  <w:style w:type="paragraph" w:styleId="BodyText2">
    <w:name w:val="Body Text 2"/>
    <w:basedOn w:val="Normal"/>
    <w:link w:val="BodyText2Char"/>
    <w:rsid w:val="00660516"/>
    <w:pPr>
      <w:spacing w:after="120" w:line="480" w:lineRule="auto"/>
    </w:pPr>
  </w:style>
  <w:style w:type="character" w:customStyle="1" w:styleId="BodyText2Char">
    <w:name w:val="Body Text 2 Char"/>
    <w:basedOn w:val="DefaultParagraphFont"/>
    <w:link w:val="BodyText2"/>
    <w:rsid w:val="00660516"/>
    <w:rPr>
      <w:rFonts w:ascii="Arial" w:hAnsi="Arial"/>
      <w:lang w:val="en-US" w:eastAsia="en-US"/>
    </w:rPr>
  </w:style>
  <w:style w:type="paragraph" w:customStyle="1" w:styleId="TitleCover">
    <w:name w:val="Title Cover"/>
    <w:basedOn w:val="Normal"/>
    <w:next w:val="Normal"/>
    <w:rsid w:val="00D4174B"/>
    <w:pPr>
      <w:keepNext/>
      <w:keepLines/>
      <w:pBdr>
        <w:top w:val="single" w:sz="48" w:space="31" w:color="auto"/>
      </w:pBdr>
      <w:tabs>
        <w:tab w:val="left" w:pos="0"/>
      </w:tabs>
      <w:spacing w:before="240" w:after="500" w:line="640" w:lineRule="exact"/>
    </w:pPr>
    <w:rPr>
      <w:rFonts w:ascii="Arial Black" w:hAnsi="Arial Black" w:cs="Arial"/>
      <w:b/>
      <w:spacing w:val="-48"/>
      <w:kern w:val="28"/>
      <w:sz w:val="64"/>
    </w:rPr>
  </w:style>
  <w:style w:type="paragraph" w:customStyle="1" w:styleId="StyleSubtitleCover2TopNoborder">
    <w:name w:val="Style Subtitle Cover2 + Top: (No border)"/>
    <w:basedOn w:val="Normal"/>
    <w:rsid w:val="00D4174B"/>
    <w:pPr>
      <w:keepNext/>
      <w:keepLines/>
      <w:spacing w:line="480" w:lineRule="atLeast"/>
      <w:jc w:val="right"/>
    </w:pPr>
    <w:rPr>
      <w:rFonts w:ascii="Times New Roman" w:hAnsi="Times New Roman" w:cs="Arial"/>
      <w:kern w:val="28"/>
      <w:sz w:val="32"/>
    </w:rPr>
  </w:style>
  <w:style w:type="paragraph" w:customStyle="1" w:styleId="Bullet1">
    <w:name w:val="Bullet 1"/>
    <w:basedOn w:val="Normal"/>
    <w:rsid w:val="00D4174B"/>
    <w:pPr>
      <w:numPr>
        <w:numId w:val="2"/>
      </w:numPr>
      <w:tabs>
        <w:tab w:val="clear" w:pos="720"/>
        <w:tab w:val="num" w:pos="340"/>
        <w:tab w:val="num" w:pos="454"/>
      </w:tabs>
      <w:ind w:left="340" w:hanging="227"/>
    </w:pPr>
    <w:rPr>
      <w:rFonts w:cs="Arial"/>
      <w:sz w:val="24"/>
      <w:szCs w:val="24"/>
    </w:rPr>
  </w:style>
  <w:style w:type="character" w:styleId="PageNumber">
    <w:name w:val="page number"/>
    <w:basedOn w:val="DefaultParagraphFont"/>
    <w:rsid w:val="00D4174B"/>
  </w:style>
  <w:style w:type="paragraph" w:customStyle="1" w:styleId="Instructions">
    <w:name w:val="Instructions"/>
    <w:basedOn w:val="Normal"/>
    <w:autoRedefine/>
    <w:rsid w:val="00D4174B"/>
    <w:pPr>
      <w:shd w:val="clear" w:color="auto" w:fill="FFFFFF"/>
    </w:pPr>
    <w:rPr>
      <w:rFonts w:cs="Arial"/>
      <w:i/>
      <w:color w:val="0000FF"/>
      <w:sz w:val="24"/>
    </w:rPr>
  </w:style>
  <w:style w:type="paragraph" w:customStyle="1" w:styleId="InfoBlue">
    <w:name w:val="InfoBlue"/>
    <w:basedOn w:val="Normal"/>
    <w:next w:val="BodyText"/>
    <w:rsid w:val="00D4174B"/>
    <w:pPr>
      <w:widowControl w:val="0"/>
      <w:spacing w:after="120" w:line="240" w:lineRule="atLeast"/>
      <w:ind w:left="576"/>
      <w:jc w:val="both"/>
    </w:pPr>
    <w:rPr>
      <w:rFonts w:cs="Arial"/>
      <w:i/>
      <w:color w:val="0000FF"/>
      <w:sz w:val="24"/>
    </w:rPr>
  </w:style>
  <w:style w:type="paragraph" w:styleId="ListParagraph">
    <w:name w:val="List Paragraph"/>
    <w:aliases w:val="List Paragraph In Table"/>
    <w:basedOn w:val="Normal"/>
    <w:link w:val="ListParagraphChar"/>
    <w:uiPriority w:val="34"/>
    <w:qFormat/>
    <w:rsid w:val="00FF6687"/>
    <w:pPr>
      <w:ind w:left="720"/>
      <w:contextualSpacing/>
    </w:pPr>
  </w:style>
  <w:style w:type="table" w:customStyle="1" w:styleId="NexOSTable">
    <w:name w:val="NexOSTable"/>
    <w:basedOn w:val="TableNormal"/>
    <w:rsid w:val="00FF668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afterLines="0" w:afterAutospacing="0"/>
      </w:pPr>
      <w:rPr>
        <w:rFonts w:ascii="Times New Roman" w:hAnsi="Times New Roman"/>
        <w:b/>
        <w:sz w:val="20"/>
      </w:rPr>
      <w:tblPr/>
      <w:trPr>
        <w:cantSplit/>
        <w:tblHeader/>
      </w:trPr>
      <w:tcPr>
        <w:shd w:val="clear" w:color="auto" w:fill="D9D9D9"/>
      </w:tcPr>
    </w:tblStylePr>
    <w:tblStylePr w:type="lastRow">
      <w:pPr>
        <w:wordWrap/>
        <w:spacing w:afterLines="0" w:afterAutospacing="0"/>
      </w:pPr>
      <w:rPr>
        <w:rFonts w:ascii="Times New Roman" w:hAnsi="Times New Roman"/>
        <w:b w:val="0"/>
        <w:i w:val="0"/>
        <w:sz w:val="20"/>
        <w:szCs w:val="20"/>
      </w:rPr>
    </w:tblStylePr>
    <w:tblStylePr w:type="band1Horz">
      <w:pPr>
        <w:wordWrap/>
        <w:spacing w:afterLines="0" w:afterAutospacing="0"/>
      </w:pPr>
      <w:rPr>
        <w:rFonts w:ascii="Times New Roman" w:hAnsi="Times New Roman"/>
        <w:b w:val="0"/>
        <w:i w:val="0"/>
        <w:sz w:val="20"/>
        <w:szCs w:val="20"/>
      </w:rPr>
    </w:tblStylePr>
    <w:tblStylePr w:type="band2Horz">
      <w:pPr>
        <w:wordWrap/>
        <w:spacing w:afterLines="0" w:afterAutospacing="0"/>
      </w:pPr>
      <w:rPr>
        <w:rFonts w:ascii="Times New Roman" w:hAnsi="Times New Roman"/>
        <w:sz w:val="20"/>
      </w:rPr>
    </w:tblStylePr>
    <w:tblStylePr w:type="seCell">
      <w:pPr>
        <w:wordWrap/>
        <w:spacing w:afterLines="0" w:afterAutospacing="0"/>
      </w:pPr>
    </w:tblStylePr>
  </w:style>
  <w:style w:type="paragraph" w:customStyle="1" w:styleId="Bullet">
    <w:name w:val="Bullet"/>
    <w:rsid w:val="002C6C08"/>
    <w:pPr>
      <w:widowControl w:val="0"/>
      <w:numPr>
        <w:numId w:val="4"/>
      </w:numPr>
      <w:tabs>
        <w:tab w:val="num" w:pos="864"/>
      </w:tabs>
      <w:ind w:left="864"/>
    </w:pPr>
    <w:rPr>
      <w:color w:val="000000"/>
      <w:sz w:val="24"/>
      <w:lang w:val="en-US" w:eastAsia="en-US"/>
    </w:rPr>
  </w:style>
  <w:style w:type="paragraph" w:styleId="Revision">
    <w:name w:val="Revision"/>
    <w:hidden/>
    <w:uiPriority w:val="99"/>
    <w:semiHidden/>
    <w:rsid w:val="00741385"/>
    <w:rPr>
      <w:rFonts w:ascii="Arial" w:hAnsi="Arial"/>
      <w:lang w:val="en-US" w:eastAsia="en-US"/>
    </w:rPr>
  </w:style>
  <w:style w:type="paragraph" w:customStyle="1" w:styleId="Bulletlist">
    <w:name w:val="Bullet list"/>
    <w:basedOn w:val="ListParagraph"/>
    <w:link w:val="BulletlistChar"/>
    <w:qFormat/>
    <w:rsid w:val="009073F3"/>
    <w:pPr>
      <w:ind w:left="0"/>
    </w:pPr>
    <w:rPr>
      <w:rFonts w:asciiTheme="minorHAnsi" w:eastAsiaTheme="minorEastAsia" w:hAnsiTheme="minorHAnsi" w:cstheme="minorHAnsi"/>
      <w:color w:val="328D9F" w:themeColor="accent1" w:themeShade="BF"/>
      <w:sz w:val="22"/>
      <w:szCs w:val="22"/>
      <w:lang w:val="en-ZA" w:eastAsia="en-ZA"/>
    </w:rPr>
  </w:style>
  <w:style w:type="character" w:customStyle="1" w:styleId="BulletlistChar">
    <w:name w:val="Bullet list Char"/>
    <w:basedOn w:val="DefaultParagraphFont"/>
    <w:link w:val="Bulletlist"/>
    <w:rsid w:val="009073F3"/>
    <w:rPr>
      <w:rFonts w:asciiTheme="minorHAnsi" w:eastAsiaTheme="minorEastAsia" w:hAnsiTheme="minorHAnsi" w:cstheme="minorHAnsi"/>
      <w:color w:val="328D9F" w:themeColor="accent1" w:themeShade="BF"/>
      <w:sz w:val="22"/>
      <w:szCs w:val="22"/>
    </w:rPr>
  </w:style>
  <w:style w:type="character" w:customStyle="1" w:styleId="CommentTextChar">
    <w:name w:val="Comment Text Char"/>
    <w:basedOn w:val="DefaultParagraphFont"/>
    <w:semiHidden/>
    <w:rsid w:val="005107DD"/>
    <w:rPr>
      <w:rFonts w:ascii="Arial" w:hAnsi="Arial"/>
      <w:lang w:val="en-US" w:eastAsia="en-US"/>
    </w:rPr>
  </w:style>
  <w:style w:type="character" w:customStyle="1" w:styleId="TitleChar">
    <w:name w:val="Title Char"/>
    <w:basedOn w:val="DefaultParagraphFont"/>
    <w:link w:val="Title"/>
    <w:uiPriority w:val="10"/>
    <w:rsid w:val="005A3E7B"/>
    <w:rPr>
      <w:rFonts w:ascii="Arial" w:hAnsi="Arial"/>
      <w:b/>
      <w:lang w:val="en-GB" w:eastAsia="en-US"/>
    </w:rPr>
  </w:style>
  <w:style w:type="character" w:customStyle="1" w:styleId="ListParagraphChar">
    <w:name w:val="List Paragraph Char"/>
    <w:aliases w:val="List Paragraph In Table Char"/>
    <w:basedOn w:val="DefaultParagraphFont"/>
    <w:link w:val="ListParagraph"/>
    <w:uiPriority w:val="34"/>
    <w:rsid w:val="003C62BA"/>
    <w:rPr>
      <w:rFonts w:ascii="Arial" w:hAnsi="Arial"/>
      <w:lang w:val="en-US" w:eastAsia="en-US"/>
    </w:rPr>
  </w:style>
  <w:style w:type="character" w:styleId="UnresolvedMention">
    <w:name w:val="Unresolved Mention"/>
    <w:basedOn w:val="DefaultParagraphFont"/>
    <w:uiPriority w:val="99"/>
    <w:semiHidden/>
    <w:unhideWhenUsed/>
    <w:rsid w:val="00A7462F"/>
    <w:rPr>
      <w:color w:val="605E5C"/>
      <w:shd w:val="clear" w:color="auto" w:fill="E1DFDD"/>
    </w:rPr>
  </w:style>
  <w:style w:type="paragraph" w:styleId="NormalWeb">
    <w:name w:val="Normal (Web)"/>
    <w:basedOn w:val="Normal"/>
    <w:semiHidden/>
    <w:unhideWhenUsed/>
    <w:rsid w:val="00A24341"/>
    <w:rPr>
      <w:rFonts w:ascii="Times New Roman" w:hAnsi="Times New Roman"/>
      <w:sz w:val="24"/>
      <w:szCs w:val="24"/>
    </w:rPr>
  </w:style>
  <w:style w:type="character" w:customStyle="1" w:styleId="Heading4Char">
    <w:name w:val="Heading 4 Char"/>
    <w:basedOn w:val="DefaultParagraphFont"/>
    <w:link w:val="Heading4"/>
    <w:rsid w:val="00287C18"/>
    <w:rPr>
      <w:rFonts w:ascii="Arial" w:hAnsi="Arial"/>
      <w:b/>
      <w:bCs/>
      <w:i/>
      <w:sz w:val="22"/>
      <w:szCs w:val="28"/>
      <w:lang w:val="en-US" w:eastAsia="en-US"/>
    </w:rPr>
  </w:style>
  <w:style w:type="character" w:customStyle="1" w:styleId="CommentTextChar1">
    <w:name w:val="Comment Text Char1"/>
    <w:basedOn w:val="DefaultParagraphFont"/>
    <w:link w:val="CommentText"/>
    <w:semiHidden/>
    <w:rsid w:val="00861009"/>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689">
      <w:bodyDiv w:val="1"/>
      <w:marLeft w:val="0"/>
      <w:marRight w:val="0"/>
      <w:marTop w:val="0"/>
      <w:marBottom w:val="0"/>
      <w:divBdr>
        <w:top w:val="none" w:sz="0" w:space="0" w:color="auto"/>
        <w:left w:val="none" w:sz="0" w:space="0" w:color="auto"/>
        <w:bottom w:val="none" w:sz="0" w:space="0" w:color="auto"/>
        <w:right w:val="none" w:sz="0" w:space="0" w:color="auto"/>
      </w:divBdr>
    </w:div>
    <w:div w:id="348986966">
      <w:bodyDiv w:val="1"/>
      <w:marLeft w:val="0"/>
      <w:marRight w:val="0"/>
      <w:marTop w:val="0"/>
      <w:marBottom w:val="0"/>
      <w:divBdr>
        <w:top w:val="none" w:sz="0" w:space="0" w:color="auto"/>
        <w:left w:val="none" w:sz="0" w:space="0" w:color="auto"/>
        <w:bottom w:val="none" w:sz="0" w:space="0" w:color="auto"/>
        <w:right w:val="none" w:sz="0" w:space="0" w:color="auto"/>
      </w:divBdr>
    </w:div>
    <w:div w:id="401220877">
      <w:bodyDiv w:val="1"/>
      <w:marLeft w:val="0"/>
      <w:marRight w:val="0"/>
      <w:marTop w:val="0"/>
      <w:marBottom w:val="0"/>
      <w:divBdr>
        <w:top w:val="none" w:sz="0" w:space="0" w:color="auto"/>
        <w:left w:val="none" w:sz="0" w:space="0" w:color="auto"/>
        <w:bottom w:val="none" w:sz="0" w:space="0" w:color="auto"/>
        <w:right w:val="none" w:sz="0" w:space="0" w:color="auto"/>
      </w:divBdr>
    </w:div>
    <w:div w:id="506334422">
      <w:bodyDiv w:val="1"/>
      <w:marLeft w:val="0"/>
      <w:marRight w:val="0"/>
      <w:marTop w:val="0"/>
      <w:marBottom w:val="0"/>
      <w:divBdr>
        <w:top w:val="none" w:sz="0" w:space="0" w:color="auto"/>
        <w:left w:val="none" w:sz="0" w:space="0" w:color="auto"/>
        <w:bottom w:val="none" w:sz="0" w:space="0" w:color="auto"/>
        <w:right w:val="none" w:sz="0" w:space="0" w:color="auto"/>
      </w:divBdr>
    </w:div>
    <w:div w:id="583413065">
      <w:bodyDiv w:val="1"/>
      <w:marLeft w:val="0"/>
      <w:marRight w:val="0"/>
      <w:marTop w:val="0"/>
      <w:marBottom w:val="0"/>
      <w:divBdr>
        <w:top w:val="none" w:sz="0" w:space="0" w:color="auto"/>
        <w:left w:val="none" w:sz="0" w:space="0" w:color="auto"/>
        <w:bottom w:val="none" w:sz="0" w:space="0" w:color="auto"/>
        <w:right w:val="none" w:sz="0" w:space="0" w:color="auto"/>
      </w:divBdr>
    </w:div>
    <w:div w:id="612133841">
      <w:bodyDiv w:val="1"/>
      <w:marLeft w:val="0"/>
      <w:marRight w:val="0"/>
      <w:marTop w:val="0"/>
      <w:marBottom w:val="0"/>
      <w:divBdr>
        <w:top w:val="none" w:sz="0" w:space="0" w:color="auto"/>
        <w:left w:val="none" w:sz="0" w:space="0" w:color="auto"/>
        <w:bottom w:val="none" w:sz="0" w:space="0" w:color="auto"/>
        <w:right w:val="none" w:sz="0" w:space="0" w:color="auto"/>
      </w:divBdr>
    </w:div>
    <w:div w:id="638851559">
      <w:bodyDiv w:val="1"/>
      <w:marLeft w:val="0"/>
      <w:marRight w:val="0"/>
      <w:marTop w:val="0"/>
      <w:marBottom w:val="0"/>
      <w:divBdr>
        <w:top w:val="none" w:sz="0" w:space="0" w:color="auto"/>
        <w:left w:val="none" w:sz="0" w:space="0" w:color="auto"/>
        <w:bottom w:val="none" w:sz="0" w:space="0" w:color="auto"/>
        <w:right w:val="none" w:sz="0" w:space="0" w:color="auto"/>
      </w:divBdr>
    </w:div>
    <w:div w:id="880673243">
      <w:bodyDiv w:val="1"/>
      <w:marLeft w:val="0"/>
      <w:marRight w:val="0"/>
      <w:marTop w:val="0"/>
      <w:marBottom w:val="0"/>
      <w:divBdr>
        <w:top w:val="none" w:sz="0" w:space="0" w:color="auto"/>
        <w:left w:val="none" w:sz="0" w:space="0" w:color="auto"/>
        <w:bottom w:val="none" w:sz="0" w:space="0" w:color="auto"/>
        <w:right w:val="none" w:sz="0" w:space="0" w:color="auto"/>
      </w:divBdr>
    </w:div>
    <w:div w:id="945234983">
      <w:bodyDiv w:val="1"/>
      <w:marLeft w:val="0"/>
      <w:marRight w:val="0"/>
      <w:marTop w:val="0"/>
      <w:marBottom w:val="0"/>
      <w:divBdr>
        <w:top w:val="none" w:sz="0" w:space="0" w:color="auto"/>
        <w:left w:val="none" w:sz="0" w:space="0" w:color="auto"/>
        <w:bottom w:val="none" w:sz="0" w:space="0" w:color="auto"/>
        <w:right w:val="none" w:sz="0" w:space="0" w:color="auto"/>
      </w:divBdr>
    </w:div>
    <w:div w:id="1209951942">
      <w:bodyDiv w:val="1"/>
      <w:marLeft w:val="0"/>
      <w:marRight w:val="0"/>
      <w:marTop w:val="0"/>
      <w:marBottom w:val="0"/>
      <w:divBdr>
        <w:top w:val="none" w:sz="0" w:space="0" w:color="auto"/>
        <w:left w:val="none" w:sz="0" w:space="0" w:color="auto"/>
        <w:bottom w:val="none" w:sz="0" w:space="0" w:color="auto"/>
        <w:right w:val="none" w:sz="0" w:space="0" w:color="auto"/>
      </w:divBdr>
    </w:div>
    <w:div w:id="1245383779">
      <w:bodyDiv w:val="1"/>
      <w:marLeft w:val="0"/>
      <w:marRight w:val="0"/>
      <w:marTop w:val="0"/>
      <w:marBottom w:val="0"/>
      <w:divBdr>
        <w:top w:val="none" w:sz="0" w:space="0" w:color="auto"/>
        <w:left w:val="none" w:sz="0" w:space="0" w:color="auto"/>
        <w:bottom w:val="none" w:sz="0" w:space="0" w:color="auto"/>
        <w:right w:val="none" w:sz="0" w:space="0" w:color="auto"/>
      </w:divBdr>
    </w:div>
    <w:div w:id="1288201723">
      <w:bodyDiv w:val="1"/>
      <w:marLeft w:val="0"/>
      <w:marRight w:val="0"/>
      <w:marTop w:val="0"/>
      <w:marBottom w:val="0"/>
      <w:divBdr>
        <w:top w:val="none" w:sz="0" w:space="0" w:color="auto"/>
        <w:left w:val="none" w:sz="0" w:space="0" w:color="auto"/>
        <w:bottom w:val="none" w:sz="0" w:space="0" w:color="auto"/>
        <w:right w:val="none" w:sz="0" w:space="0" w:color="auto"/>
      </w:divBdr>
    </w:div>
    <w:div w:id="1314093520">
      <w:bodyDiv w:val="1"/>
      <w:marLeft w:val="0"/>
      <w:marRight w:val="0"/>
      <w:marTop w:val="0"/>
      <w:marBottom w:val="0"/>
      <w:divBdr>
        <w:top w:val="none" w:sz="0" w:space="0" w:color="auto"/>
        <w:left w:val="none" w:sz="0" w:space="0" w:color="auto"/>
        <w:bottom w:val="none" w:sz="0" w:space="0" w:color="auto"/>
        <w:right w:val="none" w:sz="0" w:space="0" w:color="auto"/>
      </w:divBdr>
    </w:div>
    <w:div w:id="1585719820">
      <w:bodyDiv w:val="1"/>
      <w:marLeft w:val="0"/>
      <w:marRight w:val="0"/>
      <w:marTop w:val="0"/>
      <w:marBottom w:val="0"/>
      <w:divBdr>
        <w:top w:val="none" w:sz="0" w:space="0" w:color="auto"/>
        <w:left w:val="none" w:sz="0" w:space="0" w:color="auto"/>
        <w:bottom w:val="none" w:sz="0" w:space="0" w:color="auto"/>
        <w:right w:val="none" w:sz="0" w:space="0" w:color="auto"/>
      </w:divBdr>
    </w:div>
    <w:div w:id="1672221072">
      <w:bodyDiv w:val="1"/>
      <w:marLeft w:val="0"/>
      <w:marRight w:val="0"/>
      <w:marTop w:val="0"/>
      <w:marBottom w:val="0"/>
      <w:divBdr>
        <w:top w:val="none" w:sz="0" w:space="0" w:color="auto"/>
        <w:left w:val="none" w:sz="0" w:space="0" w:color="auto"/>
        <w:bottom w:val="none" w:sz="0" w:space="0" w:color="auto"/>
        <w:right w:val="none" w:sz="0" w:space="0" w:color="auto"/>
      </w:divBdr>
    </w:div>
    <w:div w:id="2023045064">
      <w:bodyDiv w:val="1"/>
      <w:marLeft w:val="0"/>
      <w:marRight w:val="0"/>
      <w:marTop w:val="0"/>
      <w:marBottom w:val="0"/>
      <w:divBdr>
        <w:top w:val="none" w:sz="0" w:space="0" w:color="auto"/>
        <w:left w:val="none" w:sz="0" w:space="0" w:color="auto"/>
        <w:bottom w:val="none" w:sz="0" w:space="0" w:color="auto"/>
        <w:right w:val="none" w:sz="0" w:space="0" w:color="auto"/>
      </w:divBdr>
    </w:div>
    <w:div w:id="2032798600">
      <w:bodyDiv w:val="1"/>
      <w:marLeft w:val="0"/>
      <w:marRight w:val="0"/>
      <w:marTop w:val="0"/>
      <w:marBottom w:val="0"/>
      <w:divBdr>
        <w:top w:val="none" w:sz="0" w:space="0" w:color="auto"/>
        <w:left w:val="none" w:sz="0" w:space="0" w:color="auto"/>
        <w:bottom w:val="none" w:sz="0" w:space="0" w:color="auto"/>
        <w:right w:val="none" w:sz="0" w:space="0" w:color="auto"/>
      </w:divBdr>
    </w:div>
    <w:div w:id="2040160416">
      <w:bodyDiv w:val="1"/>
      <w:marLeft w:val="0"/>
      <w:marRight w:val="0"/>
      <w:marTop w:val="0"/>
      <w:marBottom w:val="0"/>
      <w:divBdr>
        <w:top w:val="none" w:sz="0" w:space="0" w:color="auto"/>
        <w:left w:val="none" w:sz="0" w:space="0" w:color="auto"/>
        <w:bottom w:val="none" w:sz="0" w:space="0" w:color="auto"/>
        <w:right w:val="none" w:sz="0" w:space="0" w:color="auto"/>
      </w:divBdr>
    </w:div>
    <w:div w:id="205372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wireframesketcher.com/" TargetMode="External"/><Relationship Id="rId7" Type="http://schemas.openxmlformats.org/officeDocument/2006/relationships/hyperlink" Target="http://www.figma.com" TargetMode="External"/><Relationship Id="rId2" Type="http://schemas.openxmlformats.org/officeDocument/2006/relationships/hyperlink" Target="http://www.justinmind.com/" TargetMode="External"/><Relationship Id="rId1" Type="http://schemas.openxmlformats.org/officeDocument/2006/relationships/hyperlink" Target="https://balsamiq.com/" TargetMode="External"/><Relationship Id="rId6" Type="http://schemas.openxmlformats.org/officeDocument/2006/relationships/hyperlink" Target="http://www.canva.com" TargetMode="External"/><Relationship Id="rId5" Type="http://schemas.openxmlformats.org/officeDocument/2006/relationships/hyperlink" Target="http://www.mockflow.com/" TargetMode="External"/><Relationship Id="rId4" Type="http://schemas.openxmlformats.org/officeDocument/2006/relationships/hyperlink" Target="http://www.fluidui.com/"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3.png"/><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eader" Target="header4.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emf"/><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oleObject" Target="embeddings/oleObject1.bin"/><Relationship Id="rId57"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sajn\My%20Documents\Courses\Project%20Charter%20Document.dotx" TargetMode="Externa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53A5E-5C83-407B-9656-B6AF38149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Project%20Charter%20Document.dotx</Template>
  <TotalTime>0</TotalTime>
  <Pages>1</Pages>
  <Words>4348</Words>
  <Characters>24788</Characters>
  <Application>Microsoft Office Word</Application>
  <DocSecurity>4</DocSecurity>
  <Lines>206</Lines>
  <Paragraphs>58</Paragraphs>
  <ScaleCrop>false</ScaleCrop>
  <Company>Dept. of CS, NMMU</Company>
  <LinksUpToDate>false</LinksUpToDate>
  <CharactersWithSpaces>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 Ms J</dc:creator>
  <cp:keywords/>
  <dc:description/>
  <cp:lastModifiedBy>Mashimbye, Hlomani, (Mr) (s227792637)</cp:lastModifiedBy>
  <cp:revision>118</cp:revision>
  <cp:lastPrinted>2013-02-26T18:36:00Z</cp:lastPrinted>
  <dcterms:created xsi:type="dcterms:W3CDTF">2026-04-28T14:33:00Z</dcterms:created>
  <dcterms:modified xsi:type="dcterms:W3CDTF">2026-05-21T10:00:00Z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y fmtid="{D5CDD505-2E9C-101B-9397-08002B2CF9AE}" pid="3" name="GrammarlyDocumentId">
    <vt:lpwstr>f5a35cb3-a877-4638-9dbd-7d82a990a151</vt:lpwstr>
  </property>
  <property fmtid="{D5CDD505-2E9C-101B-9397-08002B2CF9AE}" pid="4" name="TII_WORD_DOCUMENT_FILENAME">
    <vt:lpwstr>Functional Specification Solution Blueprint Template 2026 (1).docx</vt:lpwstr>
  </property>
  <property fmtid="{D5CDD505-2E9C-101B-9397-08002B2CF9AE}" pid="5" name="TII_WORD_DOCUMENT_ID">
    <vt:lpwstr>a516bb1d-5c97-468c-b783-417fa7d03035</vt:lpwstr>
  </property>
</Properties>
</file>